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2638B" w14:textId="77418883" w:rsidR="008F0A09" w:rsidRPr="00CA4B5B" w:rsidRDefault="008F0A09" w:rsidP="0005183F">
      <w:pPr>
        <w:snapToGrid w:val="0"/>
        <w:spacing w:line="400" w:lineRule="exact"/>
        <w:rPr>
          <w:rFonts w:ascii="Microsoft YaHei UI" w:eastAsia="Microsoft YaHei UI" w:hAnsi="Microsoft YaHei UI" w:hint="eastAsia"/>
          <w:b/>
          <w:bCs/>
          <w:sz w:val="28"/>
          <w:szCs w:val="32"/>
        </w:rPr>
      </w:pPr>
      <w:r w:rsidRPr="00CA4B5B">
        <w:rPr>
          <w:rFonts w:ascii="Microsoft YaHei UI" w:eastAsia="Microsoft YaHei UI" w:hAnsi="Microsoft YaHei UI" w:hint="eastAsia"/>
          <w:b/>
          <w:bCs/>
          <w:sz w:val="28"/>
          <w:szCs w:val="32"/>
        </w:rPr>
        <w:t>编程小技巧</w:t>
      </w:r>
    </w:p>
    <w:p w14:paraId="7ED666CE" w14:textId="05560AF2" w:rsidR="00F00020" w:rsidRPr="00645310" w:rsidRDefault="00645310" w:rsidP="0005183F">
      <w:pPr>
        <w:snapToGrid w:val="0"/>
        <w:spacing w:line="400" w:lineRule="exact"/>
        <w:rPr>
          <w:rFonts w:ascii="宋体" w:eastAsia="宋体" w:hAnsi="宋体" w:hint="eastAsia"/>
          <w:b/>
          <w:bCs/>
          <w:sz w:val="24"/>
          <w:szCs w:val="28"/>
        </w:rPr>
      </w:pPr>
      <w:r w:rsidRPr="00645310">
        <w:rPr>
          <w:rFonts w:ascii="Microsoft YaHei UI" w:eastAsia="Microsoft YaHei UI" w:hAnsi="Microsoft YaHei UI" w:hint="eastAsia"/>
          <w:b/>
          <w:bCs/>
          <w:sz w:val="24"/>
          <w:szCs w:val="28"/>
        </w:rPr>
        <w:t>英文积累：</w:t>
      </w:r>
    </w:p>
    <w:p w14:paraId="0232EF4A" w14:textId="77777777" w:rsidR="00F00020" w:rsidRPr="00CA4B5B" w:rsidRDefault="00F00020" w:rsidP="0005183F">
      <w:pPr>
        <w:snapToGrid w:val="0"/>
        <w:spacing w:line="400" w:lineRule="exact"/>
        <w:rPr>
          <w:rFonts w:ascii="Microsoft YaHei UI" w:eastAsia="Microsoft YaHei UI" w:hAnsi="Microsoft YaHei UI" w:hint="eastAsia"/>
        </w:rPr>
      </w:pPr>
      <w:r w:rsidRPr="00CA4B5B">
        <w:rPr>
          <w:rFonts w:ascii="Microsoft YaHei UI" w:eastAsia="Microsoft YaHei UI" w:hAnsi="Microsoft YaHei UI" w:hint="eastAsia"/>
        </w:rPr>
        <w:t>C</w:t>
      </w:r>
      <w:r w:rsidRPr="00CA4B5B">
        <w:rPr>
          <w:rFonts w:ascii="Microsoft YaHei UI" w:eastAsia="Microsoft YaHei UI" w:hAnsi="Microsoft YaHei UI"/>
        </w:rPr>
        <w:t>onsecutive</w:t>
      </w:r>
      <w:r w:rsidRPr="00CA4B5B">
        <w:rPr>
          <w:rFonts w:ascii="Microsoft YaHei UI" w:eastAsia="Microsoft YaHei UI" w:hAnsi="Microsoft YaHei UI" w:hint="eastAsia"/>
        </w:rPr>
        <w:t xml:space="preserve"> 连续的</w:t>
      </w:r>
    </w:p>
    <w:p w14:paraId="7712A67F" w14:textId="77777777" w:rsidR="00F00020" w:rsidRPr="00CA4B5B" w:rsidRDefault="00F00020" w:rsidP="0005183F">
      <w:pPr>
        <w:snapToGrid w:val="0"/>
        <w:spacing w:line="400" w:lineRule="exact"/>
        <w:rPr>
          <w:rFonts w:ascii="Microsoft YaHei UI" w:eastAsia="Microsoft YaHei UI" w:hAnsi="Microsoft YaHei UI" w:hint="eastAsia"/>
        </w:rPr>
      </w:pPr>
      <w:r w:rsidRPr="00CA4B5B">
        <w:rPr>
          <w:rFonts w:ascii="Microsoft YaHei UI" w:eastAsia="Microsoft YaHei UI" w:hAnsi="Microsoft YaHei UI" w:hint="eastAsia"/>
        </w:rPr>
        <w:t>S</w:t>
      </w:r>
      <w:r w:rsidRPr="00CA4B5B">
        <w:rPr>
          <w:rFonts w:ascii="Microsoft YaHei UI" w:eastAsia="Microsoft YaHei UI" w:hAnsi="Microsoft YaHei UI"/>
        </w:rPr>
        <w:t>ubproblem</w:t>
      </w:r>
      <w:r w:rsidRPr="00CA4B5B">
        <w:rPr>
          <w:rFonts w:ascii="Microsoft YaHei UI" w:eastAsia="Microsoft YaHei UI" w:hAnsi="Microsoft YaHei UI" w:hint="eastAsia"/>
        </w:rPr>
        <w:t xml:space="preserve"> 子问题</w:t>
      </w:r>
    </w:p>
    <w:p w14:paraId="218A5452" w14:textId="77777777" w:rsidR="00F00020" w:rsidRPr="00CA4B5B" w:rsidRDefault="00F00020" w:rsidP="0005183F">
      <w:pPr>
        <w:snapToGrid w:val="0"/>
        <w:spacing w:line="400" w:lineRule="exact"/>
        <w:rPr>
          <w:rFonts w:ascii="Microsoft YaHei UI" w:eastAsia="Microsoft YaHei UI" w:hAnsi="Microsoft YaHei UI" w:hint="eastAsia"/>
        </w:rPr>
      </w:pPr>
      <w:r w:rsidRPr="00CA4B5B">
        <w:rPr>
          <w:rFonts w:ascii="Microsoft YaHei UI" w:eastAsia="Microsoft YaHei UI" w:hAnsi="Microsoft YaHei UI" w:hint="eastAsia"/>
        </w:rPr>
        <w:t>Substring 子串</w:t>
      </w:r>
    </w:p>
    <w:p w14:paraId="21FF9069" w14:textId="75E0EED8" w:rsidR="00F00020" w:rsidRPr="00CA4B5B" w:rsidRDefault="00CA4B5B" w:rsidP="0005183F">
      <w:pPr>
        <w:snapToGrid w:val="0"/>
        <w:spacing w:line="400" w:lineRule="exact"/>
        <w:rPr>
          <w:rFonts w:ascii="Microsoft YaHei UI" w:eastAsia="Microsoft YaHei UI" w:hAnsi="Microsoft YaHei UI" w:cs="Times New Roman" w:hint="eastAsia"/>
        </w:rPr>
      </w:pPr>
      <w:r w:rsidRPr="00CA4B5B">
        <w:rPr>
          <w:rFonts w:ascii="Microsoft YaHei UI" w:eastAsia="Microsoft YaHei UI" w:hAnsi="Microsoft YaHei UI" w:hint="eastAsia"/>
        </w:rPr>
        <w:t>O</w:t>
      </w:r>
      <w:r w:rsidRPr="00CA4B5B">
        <w:rPr>
          <w:rFonts w:ascii="Microsoft YaHei UI" w:eastAsia="Microsoft YaHei UI" w:hAnsi="Microsoft YaHei UI"/>
        </w:rPr>
        <w:t>ptimally</w:t>
      </w:r>
      <w:r w:rsidRPr="00CA4B5B">
        <w:rPr>
          <w:rFonts w:ascii="Microsoft YaHei UI" w:eastAsia="Microsoft YaHei UI" w:hAnsi="Microsoft YaHei UI" w:hint="eastAsia"/>
        </w:rPr>
        <w:t xml:space="preserve"> </w:t>
      </w:r>
      <w:r w:rsidRPr="00CA4B5B">
        <w:rPr>
          <w:rFonts w:ascii="Microsoft YaHei UI" w:eastAsia="Microsoft YaHei UI" w:hAnsi="Microsoft YaHei UI"/>
        </w:rPr>
        <w:t>最优地</w:t>
      </w:r>
      <w:r w:rsidRPr="00CA4B5B">
        <w:rPr>
          <w:rFonts w:ascii="Arial" w:eastAsia="Microsoft YaHei UI" w:hAnsi="Arial" w:cs="Arial"/>
        </w:rPr>
        <w:t>​</w:t>
      </w:r>
      <w:r w:rsidRPr="00CA4B5B">
        <w:rPr>
          <w:rFonts w:ascii="Microsoft YaHei UI" w:eastAsia="Microsoft YaHei UI" w:hAnsi="Microsoft YaHei UI" w:cs="Times New Roman" w:hint="eastAsia"/>
        </w:rPr>
        <w:t xml:space="preserve"> 最佳地 尽可能地</w:t>
      </w:r>
    </w:p>
    <w:p w14:paraId="657F20E3" w14:textId="50363CC5" w:rsidR="00CA4B5B" w:rsidRDefault="004D6B24" w:rsidP="0005183F">
      <w:pPr>
        <w:snapToGrid w:val="0"/>
        <w:spacing w:line="400" w:lineRule="exact"/>
        <w:rPr>
          <w:rFonts w:ascii="Microsoft YaHei UI" w:eastAsia="Microsoft YaHei UI" w:hAnsi="Microsoft YaHei UI" w:hint="eastAsia"/>
        </w:rPr>
      </w:pPr>
      <w:r w:rsidRPr="004D6B24">
        <w:rPr>
          <w:rFonts w:ascii="Microsoft YaHei UI" w:eastAsia="Microsoft YaHei UI" w:hAnsi="Microsoft YaHei UI" w:hint="eastAsia"/>
        </w:rPr>
        <w:t>Hacks are disabled in this problem</w:t>
      </w:r>
      <w:r>
        <w:rPr>
          <w:rFonts w:ascii="Microsoft YaHei UI" w:eastAsia="Microsoft YaHei UI" w:hAnsi="Microsoft YaHei UI" w:hint="eastAsia"/>
        </w:rPr>
        <w:t>.</w:t>
      </w:r>
      <w:r>
        <w:rPr>
          <w:rFonts w:ascii="Microsoft YaHei UI" w:eastAsia="Microsoft YaHei UI" w:hAnsi="Microsoft YaHei UI"/>
        </w:rPr>
        <w:tab/>
      </w:r>
      <w:r w:rsidRPr="004D6B24">
        <w:rPr>
          <w:rFonts w:ascii="Microsoft YaHei UI" w:eastAsia="Microsoft YaHei UI" w:hAnsi="Microsoft YaHei UI" w:hint="eastAsia"/>
        </w:rPr>
        <w:t>本题禁用黑客技巧。</w:t>
      </w:r>
    </w:p>
    <w:p w14:paraId="0B0C1703" w14:textId="751423D5" w:rsidR="004D6B24" w:rsidRDefault="004D6B24" w:rsidP="0005183F">
      <w:pPr>
        <w:snapToGrid w:val="0"/>
        <w:spacing w:line="400" w:lineRule="exact"/>
        <w:rPr>
          <w:rFonts w:ascii="Arial" w:eastAsia="Microsoft YaHei UI" w:hAnsi="Arial" w:cs="Arial"/>
        </w:rPr>
      </w:pPr>
      <w:r>
        <w:rPr>
          <w:rFonts w:ascii="Microsoft YaHei UI" w:eastAsia="Microsoft YaHei UI" w:hAnsi="Microsoft YaHei UI" w:hint="eastAsia"/>
        </w:rPr>
        <w:t>Strip v.</w:t>
      </w:r>
      <w:r w:rsidRPr="004D6B24">
        <w:rPr>
          <w:rFonts w:hint="eastAsia"/>
        </w:rPr>
        <w:t xml:space="preserve"> </w:t>
      </w:r>
      <w:r w:rsidRPr="004D6B24">
        <w:rPr>
          <w:rFonts w:ascii="Microsoft YaHei UI" w:eastAsia="Microsoft YaHei UI" w:hAnsi="Microsoft YaHei UI" w:hint="eastAsia"/>
        </w:rPr>
        <w:t>剥去，脱掉</w:t>
      </w:r>
      <w:r w:rsidRPr="004D6B24">
        <w:rPr>
          <w:rFonts w:ascii="Arial" w:eastAsia="Microsoft YaHei UI" w:hAnsi="Arial" w:cs="Arial"/>
        </w:rPr>
        <w:t>​</w:t>
      </w:r>
      <w:r>
        <w:rPr>
          <w:rFonts w:ascii="Arial" w:eastAsia="Microsoft YaHei UI" w:hAnsi="Arial" w:cs="Arial" w:hint="eastAsia"/>
        </w:rPr>
        <w:t>；</w:t>
      </w:r>
      <w:r w:rsidRPr="004D6B24">
        <w:rPr>
          <w:rFonts w:ascii="Arial" w:eastAsia="Microsoft YaHei UI" w:hAnsi="Arial" w:cs="Arial" w:hint="eastAsia"/>
        </w:rPr>
        <w:t>拆除，拆开</w:t>
      </w:r>
      <w:r w:rsidRPr="004D6B24">
        <w:rPr>
          <w:rFonts w:ascii="Arial" w:eastAsia="Microsoft YaHei UI" w:hAnsi="Arial" w:cs="Arial"/>
        </w:rPr>
        <w:t>​</w:t>
      </w:r>
      <w:r>
        <w:rPr>
          <w:rFonts w:ascii="Arial" w:eastAsia="Microsoft YaHei UI" w:hAnsi="Arial" w:cs="Arial" w:hint="eastAsia"/>
        </w:rPr>
        <w:t>；</w:t>
      </w:r>
      <w:r>
        <w:rPr>
          <w:rFonts w:ascii="Arial" w:eastAsia="Microsoft YaHei UI" w:hAnsi="Arial" w:cs="Arial" w:hint="eastAsia"/>
        </w:rPr>
        <w:t xml:space="preserve"> </w:t>
      </w:r>
      <w:r>
        <w:rPr>
          <w:rFonts w:ascii="Microsoft YaHei UI" w:eastAsia="Microsoft YaHei UI" w:hAnsi="Microsoft YaHei UI" w:hint="eastAsia"/>
        </w:rPr>
        <w:t>n.</w:t>
      </w:r>
      <w:r w:rsidRPr="004D6B24">
        <w:rPr>
          <w:rFonts w:ascii="Microsoft YaHei UI" w:eastAsia="Microsoft YaHei UI" w:hAnsi="Microsoft YaHei UI" w:hint="eastAsia"/>
        </w:rPr>
        <w:t>条状区域</w:t>
      </w:r>
      <w:r>
        <w:rPr>
          <w:rFonts w:ascii="Microsoft YaHei UI" w:eastAsia="Microsoft YaHei UI" w:hAnsi="Microsoft YaHei UI" w:hint="eastAsia"/>
        </w:rPr>
        <w:t>；</w:t>
      </w:r>
      <w:r w:rsidRPr="004D6B24">
        <w:rPr>
          <w:rFonts w:ascii="Microsoft YaHei UI" w:eastAsia="Microsoft YaHei UI" w:hAnsi="Microsoft YaHei UI" w:hint="eastAsia"/>
        </w:rPr>
        <w:t>连环漫画</w:t>
      </w:r>
      <w:r w:rsidRPr="004D6B24">
        <w:rPr>
          <w:rFonts w:ascii="Arial" w:eastAsia="Microsoft YaHei UI" w:hAnsi="Arial" w:cs="Arial"/>
        </w:rPr>
        <w:t>​</w:t>
      </w:r>
      <w:r>
        <w:rPr>
          <w:rFonts w:ascii="Arial" w:eastAsia="Microsoft YaHei UI" w:hAnsi="Arial" w:cs="Arial" w:hint="eastAsia"/>
        </w:rPr>
        <w:t>；</w:t>
      </w:r>
    </w:p>
    <w:p w14:paraId="0C86CB05" w14:textId="3FFA33CD" w:rsidR="004D6B24" w:rsidRDefault="004D6B24" w:rsidP="0005183F">
      <w:pPr>
        <w:snapToGrid w:val="0"/>
        <w:spacing w:line="400" w:lineRule="exact"/>
        <w:rPr>
          <w:rFonts w:ascii="Microsoft YaHei UI" w:eastAsia="Microsoft YaHei UI" w:hAnsi="Microsoft YaHei UI" w:hint="eastAsia"/>
        </w:rPr>
      </w:pPr>
      <w:r w:rsidRPr="004D6B24">
        <w:rPr>
          <w:rFonts w:ascii="Microsoft YaHei UI" w:eastAsia="Microsoft YaHei UI" w:hAnsi="Microsoft YaHei UI"/>
        </w:rPr>
        <w:t>There is a strip containing 109 cells</w:t>
      </w:r>
      <w:r>
        <w:rPr>
          <w:rFonts w:ascii="Microsoft YaHei UI" w:eastAsia="Microsoft YaHei UI" w:hAnsi="Microsoft YaHei UI" w:hint="eastAsia"/>
        </w:rPr>
        <w:t>.</w:t>
      </w:r>
      <w:r w:rsidRPr="004D6B24">
        <w:rPr>
          <w:rFonts w:hint="eastAsia"/>
        </w:rPr>
        <w:t xml:space="preserve"> </w:t>
      </w:r>
      <w:r w:rsidRPr="004D6B24">
        <w:rPr>
          <w:rFonts w:ascii="Microsoft YaHei UI" w:eastAsia="Microsoft YaHei UI" w:hAnsi="Microsoft YaHei UI" w:hint="eastAsia"/>
        </w:rPr>
        <w:t>有一</w:t>
      </w:r>
      <w:r>
        <w:rPr>
          <w:rFonts w:ascii="Microsoft YaHei UI" w:eastAsia="Microsoft YaHei UI" w:hAnsi="Microsoft YaHei UI" w:hint="eastAsia"/>
        </w:rPr>
        <w:t>个</w:t>
      </w:r>
      <w:r w:rsidRPr="004D6B24">
        <w:rPr>
          <w:rFonts w:ascii="Microsoft YaHei UI" w:eastAsia="Microsoft YaHei UI" w:hAnsi="Microsoft YaHei UI" w:hint="eastAsia"/>
        </w:rPr>
        <w:t xml:space="preserve">由 10^9 </w:t>
      </w:r>
      <w:proofErr w:type="gramStart"/>
      <w:r w:rsidRPr="004D6B24">
        <w:rPr>
          <w:rFonts w:ascii="Microsoft YaHei UI" w:eastAsia="Microsoft YaHei UI" w:hAnsi="Microsoft YaHei UI" w:hint="eastAsia"/>
        </w:rPr>
        <w:t>个</w:t>
      </w:r>
      <w:proofErr w:type="gramEnd"/>
      <w:r w:rsidRPr="004D6B24">
        <w:rPr>
          <w:rFonts w:ascii="Microsoft YaHei UI" w:eastAsia="Microsoft YaHei UI" w:hAnsi="Microsoft YaHei UI" w:hint="eastAsia"/>
        </w:rPr>
        <w:t>单元格组成的</w:t>
      </w:r>
      <w:r>
        <w:rPr>
          <w:rFonts w:ascii="Microsoft YaHei UI" w:eastAsia="Microsoft YaHei UI" w:hAnsi="Microsoft YaHei UI" w:hint="eastAsia"/>
        </w:rPr>
        <w:t>条状区域。</w:t>
      </w:r>
    </w:p>
    <w:p w14:paraId="4669E2F3" w14:textId="53B1F660" w:rsidR="00177B87" w:rsidRDefault="00177B87" w:rsidP="0005183F">
      <w:pPr>
        <w:snapToGrid w:val="0"/>
        <w:spacing w:line="400" w:lineRule="exact"/>
        <w:rPr>
          <w:rFonts w:ascii="Microsoft YaHei UI" w:eastAsia="Microsoft YaHei UI" w:hAnsi="Microsoft YaHei UI" w:hint="eastAsia"/>
        </w:rPr>
      </w:pPr>
      <w:r w:rsidRPr="00177B87">
        <w:rPr>
          <w:rFonts w:ascii="Microsoft YaHei UI" w:eastAsia="Microsoft YaHei UI" w:hAnsi="Microsoft YaHei UI"/>
        </w:rPr>
        <w:t>he might be given two types of commands</w:t>
      </w:r>
      <w:r>
        <w:rPr>
          <w:rFonts w:ascii="Microsoft YaHei UI" w:eastAsia="Microsoft YaHei UI" w:hAnsi="Microsoft YaHei UI"/>
        </w:rPr>
        <w:tab/>
      </w:r>
      <w:r w:rsidRPr="00177B87">
        <w:rPr>
          <w:rFonts w:ascii="Microsoft YaHei UI" w:eastAsia="Microsoft YaHei UI" w:hAnsi="Microsoft YaHei UI"/>
        </w:rPr>
        <w:t>他可能会收到两种指令</w:t>
      </w:r>
    </w:p>
    <w:p w14:paraId="3B55823D" w14:textId="014C4AEF" w:rsidR="00177B87" w:rsidRDefault="00177B87" w:rsidP="0005183F">
      <w:pPr>
        <w:snapToGrid w:val="0"/>
        <w:spacing w:line="400" w:lineRule="exact"/>
        <w:rPr>
          <w:rFonts w:ascii="Microsoft YaHei UI" w:eastAsia="Microsoft YaHei UI" w:hAnsi="Microsoft YaHei UI" w:hint="eastAsia"/>
        </w:rPr>
      </w:pPr>
      <w:r w:rsidRPr="00177B87">
        <w:rPr>
          <w:rFonts w:ascii="Microsoft YaHei UI" w:eastAsia="Microsoft YaHei UI" w:hAnsi="Microsoft YaHei UI"/>
        </w:rPr>
        <w:t>such that</w:t>
      </w:r>
      <w:r>
        <w:rPr>
          <w:rFonts w:ascii="Microsoft YaHei UI" w:eastAsia="Microsoft YaHei UI" w:hAnsi="Microsoft YaHei UI" w:hint="eastAsia"/>
        </w:rPr>
        <w:t xml:space="preserve"> 且</w:t>
      </w:r>
    </w:p>
    <w:p w14:paraId="3DA1A098" w14:textId="36C0D203" w:rsidR="00177B87" w:rsidRDefault="00177B87" w:rsidP="0005183F">
      <w:pPr>
        <w:snapToGrid w:val="0"/>
        <w:spacing w:line="400" w:lineRule="exact"/>
        <w:rPr>
          <w:rFonts w:ascii="Microsoft YaHei UI" w:eastAsia="Microsoft YaHei UI" w:hAnsi="Microsoft YaHei UI" w:hint="eastAsia"/>
        </w:rPr>
      </w:pPr>
      <w:r w:rsidRPr="00177B87">
        <w:rPr>
          <w:rFonts w:ascii="Microsoft YaHei UI" w:eastAsia="Microsoft YaHei UI" w:hAnsi="Microsoft YaHei UI"/>
        </w:rPr>
        <w:t>i.e.</w:t>
      </w:r>
      <w:r>
        <w:rPr>
          <w:rFonts w:ascii="Microsoft YaHei UI" w:eastAsia="Microsoft YaHei UI" w:hAnsi="Microsoft YaHei UI" w:hint="eastAsia"/>
        </w:rPr>
        <w:t xml:space="preserve"> </w:t>
      </w:r>
      <w:r w:rsidRPr="00177B87">
        <w:rPr>
          <w:rFonts w:ascii="Microsoft YaHei UI" w:eastAsia="Microsoft YaHei UI" w:hAnsi="Microsoft YaHei UI"/>
        </w:rPr>
        <w:t> 即，也就是说，换言之</w:t>
      </w:r>
    </w:p>
    <w:p w14:paraId="55C6CD0F" w14:textId="29D3DBBD" w:rsidR="00A8389A" w:rsidRDefault="00A8389A" w:rsidP="0005183F">
      <w:pPr>
        <w:snapToGrid w:val="0"/>
        <w:spacing w:line="400" w:lineRule="exact"/>
        <w:rPr>
          <w:rFonts w:ascii="Microsoft YaHei UI" w:eastAsia="Microsoft YaHei UI" w:hAnsi="Microsoft YaHei UI" w:hint="eastAsia"/>
        </w:rPr>
      </w:pPr>
      <w:r w:rsidRPr="00A8389A">
        <w:rPr>
          <w:rFonts w:ascii="Microsoft YaHei UI" w:eastAsia="Microsoft YaHei UI" w:hAnsi="Microsoft YaHei UI"/>
        </w:rPr>
        <w:t>execute</w:t>
      </w:r>
      <w:r>
        <w:rPr>
          <w:rFonts w:ascii="Microsoft YaHei UI" w:eastAsia="Microsoft YaHei UI" w:hAnsi="Microsoft YaHei UI" w:hint="eastAsia"/>
        </w:rPr>
        <w:t xml:space="preserve"> 执行，运行</w:t>
      </w:r>
    </w:p>
    <w:p w14:paraId="6A29904E" w14:textId="6DD994C0" w:rsidR="004445EE" w:rsidRDefault="004445EE" w:rsidP="0005183F">
      <w:pPr>
        <w:snapToGrid w:val="0"/>
        <w:spacing w:line="400" w:lineRule="exact"/>
        <w:rPr>
          <w:rFonts w:ascii="Microsoft YaHei UI" w:eastAsia="Microsoft YaHei UI" w:hAnsi="Microsoft YaHei UI" w:hint="eastAsia"/>
        </w:rPr>
      </w:pPr>
      <w:r w:rsidRPr="004445EE">
        <w:rPr>
          <w:rFonts w:ascii="Microsoft YaHei UI" w:eastAsia="Microsoft YaHei UI" w:hAnsi="Microsoft YaHei UI" w:hint="eastAsia"/>
        </w:rPr>
        <w:t>ancient artifact</w:t>
      </w:r>
      <w:r>
        <w:rPr>
          <w:rFonts w:ascii="Microsoft YaHei UI" w:eastAsia="Microsoft YaHei UI" w:hAnsi="Microsoft YaHei UI"/>
        </w:rPr>
        <w:tab/>
      </w:r>
      <w:r w:rsidRPr="004445EE">
        <w:rPr>
          <w:rFonts w:ascii="Microsoft YaHei UI" w:eastAsia="Microsoft YaHei UI" w:hAnsi="Microsoft YaHei UI" w:hint="eastAsia"/>
        </w:rPr>
        <w:t>古代遗物</w:t>
      </w:r>
      <w:r>
        <w:rPr>
          <w:rFonts w:ascii="Microsoft YaHei UI" w:eastAsia="Microsoft YaHei UI" w:hAnsi="Microsoft YaHei UI" w:hint="eastAsia"/>
        </w:rPr>
        <w:t>；</w:t>
      </w:r>
      <w:r w:rsidRPr="004445EE">
        <w:rPr>
          <w:rFonts w:ascii="Microsoft YaHei UI" w:eastAsia="Microsoft YaHei UI" w:hAnsi="Microsoft YaHei UI"/>
        </w:rPr>
        <w:t>远古神器</w:t>
      </w:r>
      <w:r>
        <w:rPr>
          <w:rFonts w:ascii="Microsoft YaHei UI" w:eastAsia="Microsoft YaHei UI" w:hAnsi="Microsoft YaHei UI" w:hint="eastAsia"/>
        </w:rPr>
        <w:t>；</w:t>
      </w:r>
      <w:r w:rsidRPr="004445EE">
        <w:rPr>
          <w:rFonts w:ascii="Microsoft YaHei UI" w:eastAsia="Microsoft YaHei UI" w:hAnsi="Microsoft YaHei UI" w:hint="eastAsia"/>
        </w:rPr>
        <w:t>古老器物 / 古物</w:t>
      </w:r>
    </w:p>
    <w:p w14:paraId="37814AC7" w14:textId="661C3FCF" w:rsidR="0089639D" w:rsidRDefault="0089639D" w:rsidP="0005183F">
      <w:pPr>
        <w:snapToGrid w:val="0"/>
        <w:spacing w:line="400" w:lineRule="exact"/>
        <w:rPr>
          <w:rFonts w:ascii="Microsoft YaHei UI" w:eastAsia="Microsoft YaHei UI" w:hAnsi="Microsoft YaHei UI" w:hint="eastAsia"/>
        </w:rPr>
      </w:pPr>
      <w:r w:rsidRPr="0089639D">
        <w:rPr>
          <w:rFonts w:ascii="Microsoft YaHei UI" w:eastAsia="Microsoft YaHei UI" w:hAnsi="Microsoft YaHei UI"/>
        </w:rPr>
        <w:t>engrave</w:t>
      </w:r>
      <w:r>
        <w:rPr>
          <w:rFonts w:ascii="Microsoft YaHei UI" w:eastAsia="Microsoft YaHei UI" w:hAnsi="Microsoft YaHei UI" w:hint="eastAsia"/>
        </w:rPr>
        <w:t xml:space="preserve"> 雕刻；铭记</w:t>
      </w:r>
    </w:p>
    <w:p w14:paraId="0CE0A44B" w14:textId="51C8319A" w:rsidR="0089639D" w:rsidRDefault="00F8782C" w:rsidP="0005183F">
      <w:pPr>
        <w:snapToGrid w:val="0"/>
        <w:spacing w:line="400" w:lineRule="exact"/>
        <w:rPr>
          <w:rFonts w:ascii="Microsoft YaHei UI" w:eastAsia="Microsoft YaHei UI" w:hAnsi="Microsoft YaHei UI" w:hint="eastAsia"/>
        </w:rPr>
      </w:pPr>
      <w:r w:rsidRPr="00F8782C">
        <w:rPr>
          <w:rFonts w:ascii="Microsoft YaHei UI" w:eastAsia="Microsoft YaHei UI" w:hAnsi="Microsoft YaHei UI"/>
        </w:rPr>
        <w:t>permutation</w:t>
      </w:r>
      <w:r>
        <w:rPr>
          <w:rFonts w:ascii="Microsoft YaHei UI" w:eastAsia="Microsoft YaHei UI" w:hAnsi="Microsoft YaHei UI" w:hint="eastAsia"/>
        </w:rPr>
        <w:t xml:space="preserve"> 排列，置换，序列</w:t>
      </w:r>
    </w:p>
    <w:p w14:paraId="60B8608C" w14:textId="508F648F" w:rsidR="00F8782C" w:rsidRDefault="00F8782C" w:rsidP="0005183F">
      <w:pPr>
        <w:snapToGrid w:val="0"/>
        <w:spacing w:line="400" w:lineRule="exact"/>
        <w:rPr>
          <w:rFonts w:ascii="Microsoft YaHei UI" w:eastAsia="Microsoft YaHei UI" w:hAnsi="Microsoft YaHei UI" w:hint="eastAsia"/>
        </w:rPr>
      </w:pPr>
      <w:r w:rsidRPr="00F8782C">
        <w:rPr>
          <w:rFonts w:ascii="Microsoft YaHei UI" w:eastAsia="Microsoft YaHei UI" w:hAnsi="Microsoft YaHei UI"/>
        </w:rPr>
        <w:t>in arbitrary order</w:t>
      </w:r>
      <w:r w:rsidRPr="00F8782C">
        <w:rPr>
          <w:rFonts w:ascii="Microsoft YaHei UI" w:eastAsia="Microsoft YaHei UI" w:hAnsi="Microsoft YaHei UI" w:hint="eastAsia"/>
        </w:rPr>
        <w:t xml:space="preserve"> </w:t>
      </w:r>
      <w:r w:rsidRPr="00F8782C">
        <w:rPr>
          <w:rFonts w:ascii="Microsoft YaHei UI" w:eastAsia="Microsoft YaHei UI" w:hAnsi="Microsoft YaHei UI"/>
        </w:rPr>
        <w:t>以任意顺序</w:t>
      </w:r>
      <w:r w:rsidRPr="00F8782C">
        <w:rPr>
          <w:rFonts w:ascii="Microsoft YaHei UI" w:eastAsia="Microsoft YaHei UI" w:hAnsi="Microsoft YaHei UI" w:hint="eastAsia"/>
        </w:rPr>
        <w:t>；任意排列</w:t>
      </w:r>
    </w:p>
    <w:p w14:paraId="6063BC68" w14:textId="77777777" w:rsidR="00F8782C" w:rsidRDefault="00F8782C" w:rsidP="0005183F">
      <w:pPr>
        <w:snapToGrid w:val="0"/>
        <w:spacing w:line="400" w:lineRule="exact"/>
        <w:rPr>
          <w:ins w:id="0" w:author="Estella" w:date="2025-09-29T15:01:00Z" w16du:dateUtc="2025-09-29T07:01:00Z"/>
          <w:rFonts w:ascii="Microsoft YaHei UI" w:eastAsia="Microsoft YaHei UI" w:hAnsi="Microsoft YaHei UI" w:hint="eastAsia"/>
        </w:rPr>
      </w:pPr>
      <w:r w:rsidRPr="00F8782C">
        <w:rPr>
          <w:rFonts w:ascii="Microsoft YaHei UI" w:eastAsia="Microsoft YaHei UI" w:hAnsi="Microsoft YaHei UI"/>
        </w:rPr>
        <w:t>adjacent</w:t>
      </w:r>
      <w:r>
        <w:rPr>
          <w:rFonts w:ascii="Microsoft YaHei UI" w:eastAsia="Microsoft YaHei UI" w:hAnsi="Microsoft YaHei UI" w:hint="eastAsia"/>
        </w:rPr>
        <w:t xml:space="preserve"> 相邻的</w:t>
      </w:r>
    </w:p>
    <w:p w14:paraId="7584099E" w14:textId="77777777" w:rsidR="00197365" w:rsidRDefault="00C21495" w:rsidP="0005183F">
      <w:pPr>
        <w:snapToGrid w:val="0"/>
        <w:spacing w:line="400" w:lineRule="exact"/>
        <w:rPr>
          <w:rFonts w:ascii="Microsoft YaHei UI" w:eastAsia="Microsoft YaHei UI" w:hAnsi="Microsoft YaHei UI" w:hint="eastAsia"/>
        </w:rPr>
      </w:pPr>
      <w:ins w:id="1" w:author="Estella" w:date="2025-09-29T15:01:00Z" w16du:dateUtc="2025-09-29T07:01:00Z">
        <w:r w:rsidRPr="00C21495">
          <w:rPr>
            <w:rFonts w:ascii="Microsoft YaHei UI" w:eastAsia="Microsoft YaHei UI" w:hAnsi="Microsoft YaHei UI"/>
          </w:rPr>
          <w:t>subtract</w:t>
        </w:r>
        <w:r>
          <w:rPr>
            <w:rFonts w:ascii="Microsoft YaHei UI" w:eastAsia="Microsoft YaHei UI" w:hAnsi="Microsoft YaHei UI" w:hint="eastAsia"/>
          </w:rPr>
          <w:t xml:space="preserve"> 减去</w:t>
        </w:r>
      </w:ins>
    </w:p>
    <w:p w14:paraId="49873FA8" w14:textId="110D4E2C" w:rsidR="00D64007" w:rsidRDefault="00197365" w:rsidP="0005183F">
      <w:pPr>
        <w:snapToGrid w:val="0"/>
        <w:spacing w:line="400" w:lineRule="exact"/>
        <w:rPr>
          <w:rFonts w:ascii="Microsoft YaHei UI" w:eastAsia="Microsoft YaHei UI" w:hAnsi="Microsoft YaHei UI" w:hint="eastAsia"/>
        </w:rPr>
      </w:pPr>
      <w:r w:rsidRPr="00197365">
        <w:rPr>
          <w:rFonts w:ascii="Microsoft YaHei UI" w:eastAsia="Microsoft YaHei UI" w:hAnsi="Microsoft YaHei UI"/>
        </w:rPr>
        <w:t xml:space="preserve">arbitrary </w:t>
      </w:r>
    </w:p>
    <w:p w14:paraId="7C7D3CFC" w14:textId="77777777" w:rsidR="00132FCE" w:rsidRDefault="00D64007" w:rsidP="0005183F">
      <w:pPr>
        <w:widowControl/>
        <w:snapToGrid w:val="0"/>
        <w:spacing w:line="400" w:lineRule="exact"/>
        <w:rPr>
          <w:rFonts w:ascii="Microsoft YaHei UI" w:eastAsia="Microsoft YaHei UI" w:hAnsi="Microsoft YaHei UI" w:hint="eastAsia"/>
        </w:rPr>
      </w:pPr>
      <w:r w:rsidRPr="00D64007">
        <w:rPr>
          <w:rFonts w:ascii="Microsoft YaHei UI" w:eastAsia="Microsoft YaHei UI" w:hAnsi="Microsoft YaHei UI"/>
        </w:rPr>
        <w:t> concept </w:t>
      </w:r>
      <w:r w:rsidRPr="00D64007">
        <w:rPr>
          <w:rFonts w:ascii="Microsoft YaHei UI" w:eastAsia="Microsoft YaHei UI" w:hAnsi="Microsoft YaHei UI" w:hint="eastAsia"/>
        </w:rPr>
        <w:t xml:space="preserve"> </w:t>
      </w:r>
    </w:p>
    <w:p w14:paraId="0294AE38" w14:textId="77777777" w:rsidR="00132FCE" w:rsidRDefault="00132FCE" w:rsidP="0005183F">
      <w:pPr>
        <w:widowControl/>
        <w:snapToGrid w:val="0"/>
        <w:spacing w:line="400" w:lineRule="exact"/>
        <w:rPr>
          <w:rFonts w:ascii="Microsoft YaHei UI" w:eastAsia="Microsoft YaHei UI" w:hAnsi="Microsoft YaHei UI" w:hint="eastAsia"/>
        </w:rPr>
      </w:pPr>
      <w:r w:rsidRPr="00132FCE">
        <w:rPr>
          <w:rFonts w:ascii="Microsoft YaHei UI" w:eastAsia="Microsoft YaHei UI" w:hAnsi="Microsoft YaHei UI"/>
        </w:rPr>
        <w:t>deck</w:t>
      </w:r>
    </w:p>
    <w:p w14:paraId="6520EB7F" w14:textId="77777777" w:rsidR="00132FCE" w:rsidRDefault="00132FCE" w:rsidP="0005183F">
      <w:pPr>
        <w:widowControl/>
        <w:snapToGrid w:val="0"/>
        <w:spacing w:line="400" w:lineRule="exact"/>
        <w:rPr>
          <w:rFonts w:ascii="Microsoft YaHei UI" w:eastAsia="Microsoft YaHei UI" w:hAnsi="Microsoft YaHei UI" w:hint="eastAsia"/>
        </w:rPr>
      </w:pPr>
      <w:r w:rsidRPr="00132FCE">
        <w:rPr>
          <w:rFonts w:ascii="Microsoft YaHei UI" w:eastAsia="Microsoft YaHei UI" w:hAnsi="Microsoft YaHei UI"/>
        </w:rPr>
        <w:t> fate</w:t>
      </w:r>
    </w:p>
    <w:p w14:paraId="2D6D8684" w14:textId="77777777" w:rsidR="002C7460" w:rsidRDefault="00132FCE" w:rsidP="0005183F">
      <w:pPr>
        <w:widowControl/>
        <w:snapToGrid w:val="0"/>
        <w:spacing w:line="400" w:lineRule="exact"/>
        <w:rPr>
          <w:rFonts w:ascii="Microsoft YaHei UI" w:eastAsia="Microsoft YaHei UI" w:hAnsi="Microsoft YaHei UI" w:hint="eastAsia"/>
        </w:rPr>
      </w:pPr>
      <w:r w:rsidRPr="00132FCE">
        <w:rPr>
          <w:rFonts w:ascii="Microsoft YaHei UI" w:eastAsia="Microsoft YaHei UI" w:hAnsi="Microsoft YaHei UI"/>
        </w:rPr>
        <w:t>constraint </w:t>
      </w:r>
    </w:p>
    <w:p w14:paraId="328CFB82" w14:textId="77777777" w:rsidR="003A5F5C" w:rsidRDefault="002C7460" w:rsidP="0005183F">
      <w:pPr>
        <w:widowControl/>
        <w:snapToGrid w:val="0"/>
        <w:spacing w:line="400" w:lineRule="exact"/>
        <w:rPr>
          <w:rFonts w:ascii="Microsoft YaHei UI" w:eastAsia="Microsoft YaHei UI" w:hAnsi="Microsoft YaHei UI" w:hint="eastAsia"/>
        </w:rPr>
      </w:pPr>
      <w:r w:rsidRPr="002C7460">
        <w:rPr>
          <w:rFonts w:ascii="Microsoft YaHei UI" w:eastAsia="Microsoft YaHei UI" w:hAnsi="Microsoft YaHei UI" w:hint="eastAsia"/>
        </w:rPr>
        <w:t>consecutive</w:t>
      </w:r>
    </w:p>
    <w:p w14:paraId="138787A1" w14:textId="77777777" w:rsidR="003A5F5C" w:rsidRDefault="003A5F5C" w:rsidP="0005183F">
      <w:pPr>
        <w:widowControl/>
        <w:snapToGrid w:val="0"/>
        <w:spacing w:line="400" w:lineRule="exact"/>
        <w:rPr>
          <w:rFonts w:ascii="Microsoft YaHei UI" w:eastAsia="Microsoft YaHei UI" w:hAnsi="Microsoft YaHei UI" w:hint="eastAsia"/>
        </w:rPr>
      </w:pPr>
      <w:r w:rsidRPr="003A5F5C">
        <w:rPr>
          <w:rFonts w:ascii="Microsoft YaHei UI" w:eastAsia="Microsoft YaHei UI" w:hAnsi="Microsoft YaHei UI"/>
        </w:rPr>
        <w:t> overlap</w:t>
      </w:r>
      <w:r>
        <w:rPr>
          <w:rFonts w:ascii="Microsoft YaHei UI" w:eastAsia="Microsoft YaHei UI" w:hAnsi="Microsoft YaHei UI" w:hint="eastAsia"/>
        </w:rPr>
        <w:t xml:space="preserve"> 重叠</w:t>
      </w:r>
    </w:p>
    <w:p w14:paraId="1045D0E3" w14:textId="77777777" w:rsidR="00542897" w:rsidRDefault="003A5F5C" w:rsidP="0005183F">
      <w:pPr>
        <w:widowControl/>
        <w:snapToGrid w:val="0"/>
        <w:spacing w:line="400" w:lineRule="exact"/>
        <w:rPr>
          <w:rFonts w:ascii="Microsoft YaHei UI" w:eastAsia="Microsoft YaHei UI" w:hAnsi="Microsoft YaHei UI" w:hint="eastAsia"/>
        </w:rPr>
      </w:pPr>
      <w:r w:rsidRPr="003A5F5C">
        <w:rPr>
          <w:rFonts w:ascii="Microsoft YaHei UI" w:eastAsia="Microsoft YaHei UI" w:hAnsi="Microsoft YaHei UI"/>
        </w:rPr>
        <w:t>column-wise</w:t>
      </w:r>
      <w:r>
        <w:rPr>
          <w:rFonts w:ascii="Microsoft YaHei UI" w:eastAsia="Microsoft YaHei UI" w:hAnsi="Microsoft YaHei UI" w:hint="eastAsia"/>
        </w:rPr>
        <w:t xml:space="preserve"> 按列</w:t>
      </w:r>
    </w:p>
    <w:p w14:paraId="4D2B0EEB" w14:textId="77777777" w:rsidR="00542897" w:rsidRDefault="00542897" w:rsidP="0005183F">
      <w:pPr>
        <w:widowControl/>
        <w:snapToGrid w:val="0"/>
        <w:spacing w:line="400" w:lineRule="exact"/>
        <w:rPr>
          <w:rFonts w:ascii="Microsoft YaHei UI" w:eastAsia="Microsoft YaHei UI" w:hAnsi="Microsoft YaHei UI" w:hint="eastAsia"/>
        </w:rPr>
      </w:pPr>
      <w:r w:rsidRPr="00542897">
        <w:rPr>
          <w:rFonts w:ascii="Microsoft YaHei UI" w:eastAsia="Microsoft YaHei UI" w:hAnsi="Microsoft YaHei UI"/>
        </w:rPr>
        <w:lastRenderedPageBreak/>
        <w:t>Tired of supporting ranged carries, Keria is now creating a data structure problem about supporting range queries.</w:t>
      </w:r>
    </w:p>
    <w:p w14:paraId="34B1727B" w14:textId="77777777" w:rsidR="00542897" w:rsidRDefault="00542897" w:rsidP="0005183F">
      <w:pPr>
        <w:widowControl/>
        <w:snapToGrid w:val="0"/>
        <w:spacing w:line="400" w:lineRule="exact"/>
        <w:rPr>
          <w:rFonts w:ascii="Microsoft YaHei UI" w:eastAsia="Microsoft YaHei UI" w:hAnsi="Microsoft YaHei UI" w:hint="eastAsia"/>
        </w:rPr>
      </w:pPr>
      <w:r w:rsidRPr="00542897">
        <w:rPr>
          <w:rFonts w:ascii="Microsoft YaHei UI" w:eastAsia="Microsoft YaHei UI" w:hAnsi="Microsoft YaHei UI"/>
        </w:rPr>
        <w:t>厌倦了辅助远程射手，Keria现在要创作一道关于支持区间查询的数据结构题。</w:t>
      </w:r>
    </w:p>
    <w:p w14:paraId="3538C884" w14:textId="77777777" w:rsidR="00542897" w:rsidRDefault="00542897" w:rsidP="0005183F">
      <w:pPr>
        <w:widowControl/>
        <w:snapToGrid w:val="0"/>
        <w:spacing w:line="400" w:lineRule="exact"/>
        <w:rPr>
          <w:rFonts w:ascii="Microsoft YaHei UI" w:eastAsia="Microsoft YaHei UI" w:hAnsi="Microsoft YaHei UI" w:hint="eastAsia"/>
        </w:rPr>
      </w:pPr>
      <w:r w:rsidRPr="00542897">
        <w:rPr>
          <w:rFonts w:ascii="Microsoft YaHei UI" w:eastAsia="Microsoft YaHei UI" w:hAnsi="Microsoft YaHei UI" w:hint="eastAsia"/>
        </w:rPr>
        <w:t xml:space="preserve">triple removal </w:t>
      </w:r>
      <w:r>
        <w:rPr>
          <w:rFonts w:ascii="Microsoft YaHei UI" w:eastAsia="Microsoft YaHei UI" w:hAnsi="Microsoft YaHei UI" w:hint="eastAsia"/>
        </w:rPr>
        <w:t xml:space="preserve"> 三重移除</w:t>
      </w:r>
    </w:p>
    <w:p w14:paraId="3931B90D" w14:textId="4ABA17E1" w:rsidR="00542897" w:rsidRDefault="00AE6C3D" w:rsidP="0005183F">
      <w:pPr>
        <w:widowControl/>
        <w:snapToGrid w:val="0"/>
        <w:spacing w:line="400" w:lineRule="exact"/>
        <w:rPr>
          <w:rFonts w:ascii="Microsoft YaHei UI" w:eastAsia="Microsoft YaHei UI" w:hAnsi="Microsoft YaHei UI" w:hint="eastAsia"/>
        </w:rPr>
      </w:pPr>
      <w:r w:rsidRPr="00AE6C3D">
        <w:rPr>
          <w:rFonts w:ascii="Microsoft YaHei UI" w:eastAsia="Microsoft YaHei UI" w:hAnsi="Microsoft YaHei UI"/>
        </w:rPr>
        <w:t> escape the grid</w:t>
      </w:r>
      <w:r>
        <w:rPr>
          <w:rFonts w:ascii="Microsoft YaHei UI" w:eastAsia="Microsoft YaHei UI" w:hAnsi="Microsoft YaHei UI" w:hint="eastAsia"/>
        </w:rPr>
        <w:t xml:space="preserve"> 逃离网格 突破重围 破阵/破局</w:t>
      </w:r>
    </w:p>
    <w:p w14:paraId="1F3A1DF4" w14:textId="632479A8" w:rsidR="00AE6C3D" w:rsidRDefault="00AE6C3D" w:rsidP="0005183F">
      <w:pPr>
        <w:widowControl/>
        <w:snapToGrid w:val="0"/>
        <w:spacing w:line="400" w:lineRule="exact"/>
        <w:rPr>
          <w:rFonts w:ascii="Microsoft YaHei UI" w:eastAsia="Microsoft YaHei UI" w:hAnsi="Microsoft YaHei UI" w:hint="eastAsia"/>
        </w:rPr>
      </w:pPr>
      <w:r w:rsidRPr="00AE6C3D">
        <w:rPr>
          <w:rFonts w:ascii="Microsoft YaHei UI" w:eastAsia="Microsoft YaHei UI" w:hAnsi="Microsoft YaHei UI"/>
        </w:rPr>
        <w:t>optimally</w:t>
      </w:r>
      <w:r>
        <w:rPr>
          <w:rFonts w:ascii="Microsoft YaHei UI" w:eastAsia="Microsoft YaHei UI" w:hAnsi="Microsoft YaHei UI" w:hint="eastAsia"/>
        </w:rPr>
        <w:t xml:space="preserve"> 最有地</w:t>
      </w:r>
    </w:p>
    <w:p w14:paraId="5DF2E8B8" w14:textId="2962B831" w:rsidR="00AE6C3D" w:rsidRDefault="00DC76F9" w:rsidP="0005183F">
      <w:pPr>
        <w:widowControl/>
        <w:snapToGrid w:val="0"/>
        <w:spacing w:line="400" w:lineRule="exact"/>
        <w:rPr>
          <w:rFonts w:ascii="Microsoft YaHei UI" w:eastAsia="Microsoft YaHei UI" w:hAnsi="Microsoft YaHei UI" w:hint="eastAsia"/>
        </w:rPr>
      </w:pPr>
      <w:r w:rsidRPr="00DC76F9">
        <w:rPr>
          <w:rFonts w:ascii="Microsoft YaHei UI" w:eastAsia="Microsoft YaHei UI" w:hAnsi="Microsoft YaHei UI"/>
        </w:rPr>
        <w:t>denote</w:t>
      </w:r>
    </w:p>
    <w:p w14:paraId="15E2BADF" w14:textId="2A285EF1" w:rsidR="00DC76F9" w:rsidRDefault="00DC76F9" w:rsidP="0005183F">
      <w:pPr>
        <w:widowControl/>
        <w:snapToGrid w:val="0"/>
        <w:spacing w:line="400" w:lineRule="exact"/>
        <w:rPr>
          <w:rFonts w:ascii="Microsoft YaHei UI" w:eastAsia="Microsoft YaHei UI" w:hAnsi="Microsoft YaHei UI" w:hint="eastAsia"/>
        </w:rPr>
      </w:pPr>
      <w:r w:rsidRPr="00DC76F9">
        <w:rPr>
          <w:rFonts w:ascii="Microsoft YaHei UI" w:eastAsia="Microsoft YaHei UI" w:hAnsi="Microsoft YaHei UI"/>
        </w:rPr>
        <w:t>impl</w:t>
      </w:r>
      <w:r>
        <w:rPr>
          <w:rFonts w:ascii="Microsoft YaHei UI" w:eastAsia="Microsoft YaHei UI" w:hAnsi="Microsoft YaHei UI" w:hint="eastAsia"/>
        </w:rPr>
        <w:t>y</w:t>
      </w:r>
      <w:r w:rsidR="00F00984">
        <w:rPr>
          <w:rFonts w:ascii="Microsoft YaHei UI" w:eastAsia="Microsoft YaHei UI" w:hAnsi="Microsoft YaHei UI" w:hint="eastAsia"/>
        </w:rPr>
        <w:t xml:space="preserve"> 推测</w:t>
      </w:r>
    </w:p>
    <w:p w14:paraId="36B0905C" w14:textId="1C1A95A5" w:rsidR="004D55A4" w:rsidRDefault="004D55A4" w:rsidP="0005183F">
      <w:pPr>
        <w:widowControl/>
        <w:snapToGrid w:val="0"/>
        <w:spacing w:line="400" w:lineRule="exact"/>
        <w:rPr>
          <w:rFonts w:ascii="Microsoft YaHei UI" w:eastAsia="Microsoft YaHei UI" w:hAnsi="Microsoft YaHei UI" w:hint="eastAsia"/>
        </w:rPr>
      </w:pPr>
      <w:r w:rsidRPr="004D55A4">
        <w:rPr>
          <w:rFonts w:ascii="Microsoft YaHei UI" w:eastAsia="Microsoft YaHei UI" w:hAnsi="Microsoft YaHei UI"/>
        </w:rPr>
        <w:t>necklace</w:t>
      </w:r>
      <w:r w:rsidR="004752AA">
        <w:rPr>
          <w:rFonts w:ascii="Microsoft YaHei UI" w:eastAsia="Microsoft YaHei UI" w:hAnsi="Microsoft YaHei UI" w:hint="eastAsia"/>
        </w:rPr>
        <w:t xml:space="preserve"> 项链</w:t>
      </w:r>
    </w:p>
    <w:p w14:paraId="5670EF55" w14:textId="0B56A853" w:rsidR="004752AA" w:rsidRDefault="004752AA" w:rsidP="0005183F">
      <w:pPr>
        <w:widowControl/>
        <w:snapToGrid w:val="0"/>
        <w:spacing w:line="400" w:lineRule="exact"/>
        <w:rPr>
          <w:rFonts w:ascii="Microsoft YaHei UI" w:eastAsia="Microsoft YaHei UI" w:hAnsi="Microsoft YaHei UI" w:hint="eastAsia"/>
        </w:rPr>
      </w:pPr>
      <w:r w:rsidRPr="004752AA">
        <w:rPr>
          <w:rFonts w:ascii="Microsoft YaHei UI" w:eastAsia="Microsoft YaHei UI" w:hAnsi="Microsoft YaHei UI"/>
        </w:rPr>
        <w:t>crystals</w:t>
      </w:r>
    </w:p>
    <w:p w14:paraId="5309C4A8" w14:textId="02F70284" w:rsidR="004752AA" w:rsidRDefault="004752AA" w:rsidP="0005183F">
      <w:pPr>
        <w:widowControl/>
        <w:snapToGrid w:val="0"/>
        <w:spacing w:line="400" w:lineRule="exact"/>
        <w:rPr>
          <w:rFonts w:ascii="Microsoft YaHei UI" w:eastAsia="Microsoft YaHei UI" w:hAnsi="Microsoft YaHei UI" w:hint="eastAsia"/>
        </w:rPr>
      </w:pPr>
      <w:r w:rsidRPr="004752AA">
        <w:rPr>
          <w:rFonts w:ascii="Microsoft YaHei UI" w:eastAsia="Microsoft YaHei UI" w:hAnsi="Microsoft YaHei UI"/>
        </w:rPr>
        <w:t> catches her fancy</w:t>
      </w:r>
    </w:p>
    <w:p w14:paraId="230804EA" w14:textId="4686C962" w:rsidR="004752AA" w:rsidRDefault="00522CCB" w:rsidP="0005183F">
      <w:pPr>
        <w:widowControl/>
        <w:snapToGrid w:val="0"/>
        <w:spacing w:line="400" w:lineRule="exact"/>
        <w:rPr>
          <w:rFonts w:ascii="Microsoft YaHei UI" w:eastAsia="Microsoft YaHei UI" w:hAnsi="Microsoft YaHei UI" w:hint="eastAsia"/>
        </w:rPr>
      </w:pPr>
      <w:r w:rsidRPr="00522CCB">
        <w:rPr>
          <w:rFonts w:ascii="Microsoft YaHei UI" w:eastAsia="Microsoft YaHei UI" w:hAnsi="Microsoft YaHei UI" w:hint="eastAsia"/>
        </w:rPr>
        <w:t>Editorial</w:t>
      </w:r>
    </w:p>
    <w:p w14:paraId="7CF5C604" w14:textId="2402108D" w:rsidR="004752AA" w:rsidRDefault="00B73424" w:rsidP="0005183F">
      <w:pPr>
        <w:widowControl/>
        <w:snapToGrid w:val="0"/>
        <w:spacing w:line="400" w:lineRule="exact"/>
        <w:rPr>
          <w:rFonts w:ascii="Microsoft YaHei UI" w:eastAsia="Microsoft YaHei UI" w:hAnsi="Microsoft YaHei UI" w:hint="eastAsia"/>
        </w:rPr>
      </w:pPr>
      <w:r w:rsidRPr="0023471B">
        <w:rPr>
          <w:rFonts w:ascii="Microsoft YaHei UI" w:eastAsia="Microsoft YaHei UI" w:hAnsi="Microsoft YaHei UI" w:hint="eastAsia"/>
        </w:rPr>
        <w:t>A</w:t>
      </w:r>
      <w:r w:rsidR="0023471B" w:rsidRPr="0023471B">
        <w:rPr>
          <w:rFonts w:ascii="Microsoft YaHei UI" w:eastAsia="Microsoft YaHei UI" w:hAnsi="Microsoft YaHei UI"/>
        </w:rPr>
        <w:t>djacent</w:t>
      </w:r>
    </w:p>
    <w:p w14:paraId="48DC8AAA" w14:textId="622ABBB8" w:rsidR="00B73424" w:rsidRDefault="00B73424" w:rsidP="0005183F">
      <w:pPr>
        <w:widowControl/>
        <w:snapToGrid w:val="0"/>
        <w:spacing w:line="400" w:lineRule="exact"/>
        <w:rPr>
          <w:rFonts w:ascii="Microsoft YaHei UI" w:eastAsia="Microsoft YaHei UI" w:hAnsi="Microsoft YaHei UI" w:hint="eastAsia"/>
        </w:rPr>
      </w:pPr>
      <w:r w:rsidRPr="00B73424">
        <w:rPr>
          <w:rFonts w:ascii="Microsoft YaHei UI" w:eastAsia="Microsoft YaHei UI" w:hAnsi="Microsoft YaHei UI"/>
        </w:rPr>
        <w:t>sword</w:t>
      </w:r>
    </w:p>
    <w:p w14:paraId="3AE80CC0" w14:textId="45DA0B86" w:rsidR="004752AA" w:rsidRDefault="003D2B5E" w:rsidP="0005183F">
      <w:pPr>
        <w:widowControl/>
        <w:snapToGrid w:val="0"/>
        <w:spacing w:line="400" w:lineRule="exact"/>
        <w:rPr>
          <w:rFonts w:ascii="Microsoft YaHei UI" w:eastAsia="Microsoft YaHei UI" w:hAnsi="Microsoft YaHei UI" w:hint="eastAsia"/>
        </w:rPr>
      </w:pPr>
      <w:r w:rsidRPr="003D2B5E">
        <w:rPr>
          <w:rFonts w:ascii="Microsoft YaHei UI" w:eastAsia="Microsoft YaHei UI" w:hAnsi="Microsoft YaHei UI"/>
        </w:rPr>
        <w:t>versus</w:t>
      </w:r>
    </w:p>
    <w:p w14:paraId="7E2881B2" w14:textId="7B2D4710" w:rsidR="00D33335" w:rsidRPr="00D33335" w:rsidRDefault="00D33335" w:rsidP="00D33335">
      <w:pPr>
        <w:widowControl/>
        <w:snapToGrid w:val="0"/>
        <w:spacing w:line="400" w:lineRule="exact"/>
        <w:rPr>
          <w:rFonts w:ascii="Microsoft YaHei UI" w:eastAsia="Microsoft YaHei UI" w:hAnsi="Microsoft YaHei UI" w:hint="eastAsia"/>
        </w:rPr>
      </w:pPr>
      <w:r w:rsidRPr="00D33335">
        <w:rPr>
          <w:rFonts w:ascii="Microsoft YaHei UI" w:eastAsia="Microsoft YaHei UI" w:hAnsi="Microsoft YaHei UI"/>
        </w:rPr>
        <w:t>grid</w:t>
      </w:r>
      <w:r>
        <w:rPr>
          <w:rFonts w:ascii="Microsoft YaHei UI" w:eastAsia="Microsoft YaHei UI" w:hAnsi="Microsoft YaHei UI" w:hint="eastAsia"/>
        </w:rPr>
        <w:t xml:space="preserve"> 网格</w:t>
      </w:r>
    </w:p>
    <w:p w14:paraId="49A9E55E" w14:textId="26F370DA" w:rsidR="00D33335" w:rsidRDefault="0070774B" w:rsidP="0005183F">
      <w:pPr>
        <w:widowControl/>
        <w:snapToGrid w:val="0"/>
        <w:spacing w:line="400" w:lineRule="exact"/>
        <w:rPr>
          <w:rFonts w:ascii="Microsoft YaHei UI" w:eastAsia="Microsoft YaHei UI" w:hAnsi="Microsoft YaHei UI" w:hint="eastAsia"/>
        </w:rPr>
      </w:pPr>
      <w:r w:rsidRPr="0070774B">
        <w:rPr>
          <w:rFonts w:ascii="Microsoft YaHei UI" w:eastAsia="Microsoft YaHei UI" w:hAnsi="Microsoft YaHei UI"/>
        </w:rPr>
        <w:t>binary</w:t>
      </w:r>
    </w:p>
    <w:p w14:paraId="011D2D49" w14:textId="3CB0F235" w:rsidR="0070774B" w:rsidRDefault="0070774B" w:rsidP="0005183F">
      <w:pPr>
        <w:widowControl/>
        <w:snapToGrid w:val="0"/>
        <w:spacing w:line="400" w:lineRule="exact"/>
        <w:rPr>
          <w:rFonts w:ascii="Microsoft YaHei UI" w:eastAsia="Microsoft YaHei UI" w:hAnsi="Microsoft YaHei UI" w:hint="eastAsia"/>
        </w:rPr>
      </w:pPr>
      <w:r w:rsidRPr="0070774B">
        <w:rPr>
          <w:rFonts w:ascii="Microsoft YaHei UI" w:eastAsia="Microsoft YaHei UI" w:hAnsi="Microsoft YaHei UI"/>
        </w:rPr>
        <w:t>permutation</w:t>
      </w:r>
    </w:p>
    <w:p w14:paraId="143E1B7F" w14:textId="241EF718" w:rsidR="006E67F8" w:rsidRDefault="006E67F8" w:rsidP="0005183F">
      <w:pPr>
        <w:widowControl/>
        <w:snapToGrid w:val="0"/>
        <w:spacing w:line="400" w:lineRule="exact"/>
        <w:rPr>
          <w:rFonts w:ascii="Microsoft YaHei UI" w:eastAsia="Microsoft YaHei UI" w:hAnsi="Microsoft YaHei UI"/>
        </w:rPr>
      </w:pPr>
      <w:r w:rsidRPr="006E67F8">
        <w:rPr>
          <w:rFonts w:ascii="Microsoft YaHei UI" w:eastAsia="Microsoft YaHei UI" w:hAnsi="Microsoft YaHei UI"/>
        </w:rPr>
        <w:t>coordinates </w:t>
      </w:r>
    </w:p>
    <w:p w14:paraId="40154D2E" w14:textId="013720D9" w:rsidR="001645FF" w:rsidRDefault="001645FF" w:rsidP="0005183F">
      <w:pPr>
        <w:widowControl/>
        <w:snapToGrid w:val="0"/>
        <w:spacing w:line="400" w:lineRule="exact"/>
        <w:rPr>
          <w:rFonts w:ascii="Microsoft YaHei UI" w:eastAsia="Microsoft YaHei UI" w:hAnsi="Microsoft YaHei UI" w:hint="eastAsia"/>
        </w:rPr>
      </w:pPr>
      <w:r w:rsidRPr="001645FF">
        <w:rPr>
          <w:rFonts w:ascii="Microsoft YaHei UI" w:eastAsia="Microsoft YaHei UI" w:hAnsi="Microsoft YaHei UI"/>
        </w:rPr>
        <w:t> parameter</w:t>
      </w:r>
      <w:r>
        <w:rPr>
          <w:rFonts w:ascii="Microsoft YaHei UI" w:eastAsia="Microsoft YaHei UI" w:hAnsi="Microsoft YaHei UI" w:hint="eastAsia"/>
        </w:rPr>
        <w:t xml:space="preserve"> 参数</w:t>
      </w:r>
    </w:p>
    <w:p w14:paraId="467CA355" w14:textId="5E713CAE" w:rsidR="00D64007" w:rsidRDefault="00D64007" w:rsidP="0005183F">
      <w:pPr>
        <w:widowControl/>
        <w:snapToGrid w:val="0"/>
        <w:spacing w:line="400" w:lineRule="exact"/>
        <w:rPr>
          <w:rFonts w:ascii="Microsoft YaHei UI" w:eastAsia="Microsoft YaHei UI" w:hAnsi="Microsoft YaHei UI" w:hint="eastAsia"/>
        </w:rPr>
      </w:pPr>
      <w:r>
        <w:rPr>
          <w:rFonts w:ascii="Microsoft YaHei UI" w:eastAsia="Microsoft YaHei UI" w:hAnsi="Microsoft YaHei UI" w:hint="eastAsia"/>
        </w:rPr>
        <w:br w:type="page"/>
      </w:r>
    </w:p>
    <w:p w14:paraId="13426524" w14:textId="4F6B3DFE" w:rsidR="00C1694D" w:rsidRDefault="00C1694D" w:rsidP="00645310">
      <w:pPr>
        <w:widowControl/>
        <w:snapToGrid w:val="0"/>
        <w:spacing w:line="400" w:lineRule="exact"/>
        <w:rPr>
          <w:rFonts w:ascii="Microsoft YaHei UI" w:eastAsia="Microsoft YaHei UI" w:hAnsi="Microsoft YaHei UI" w:hint="eastAsia"/>
          <w:sz w:val="24"/>
          <w:szCs w:val="28"/>
        </w:rPr>
      </w:pPr>
      <w:r>
        <w:rPr>
          <w:rFonts w:ascii="Microsoft YaHei UI" w:eastAsia="Microsoft YaHei UI" w:hAnsi="Microsoft YaHei UI" w:hint="eastAsia"/>
          <w:sz w:val="24"/>
          <w:szCs w:val="28"/>
        </w:rPr>
        <w:lastRenderedPageBreak/>
        <w:t>竞赛问题</w:t>
      </w:r>
    </w:p>
    <w:p w14:paraId="5A889899" w14:textId="77777777" w:rsidR="00C1694D" w:rsidRDefault="00C1694D" w:rsidP="00645310">
      <w:pPr>
        <w:widowControl/>
        <w:snapToGrid w:val="0"/>
        <w:spacing w:line="400" w:lineRule="exact"/>
        <w:rPr>
          <w:rFonts w:ascii="Microsoft YaHei UI" w:eastAsia="Microsoft YaHei UI" w:hAnsi="Microsoft YaHei UI" w:hint="eastAsia"/>
          <w:sz w:val="24"/>
          <w:szCs w:val="28"/>
        </w:rPr>
      </w:pPr>
      <w:r>
        <w:rPr>
          <w:rFonts w:ascii="Microsoft YaHei UI" w:eastAsia="Microsoft YaHei UI" w:hAnsi="Microsoft YaHei UI" w:hint="eastAsia"/>
          <w:sz w:val="24"/>
          <w:szCs w:val="28"/>
        </w:rPr>
        <w:t>第二周周赛</w:t>
      </w:r>
    </w:p>
    <w:p w14:paraId="13CD6520" w14:textId="3D237740" w:rsidR="00C1694D" w:rsidRDefault="00C1694D" w:rsidP="00645310">
      <w:pPr>
        <w:widowControl/>
        <w:snapToGrid w:val="0"/>
        <w:spacing w:line="400" w:lineRule="exact"/>
        <w:rPr>
          <w:rFonts w:ascii="Microsoft YaHei UI" w:eastAsia="Microsoft YaHei UI" w:hAnsi="Microsoft YaHei UI" w:hint="eastAsia"/>
          <w:sz w:val="24"/>
          <w:szCs w:val="28"/>
        </w:rPr>
      </w:pPr>
      <w:r>
        <w:rPr>
          <w:rFonts w:ascii="Microsoft YaHei UI" w:eastAsia="Microsoft YaHei UI" w:hAnsi="Microsoft YaHei UI" w:hint="eastAsia"/>
          <w:sz w:val="24"/>
          <w:szCs w:val="28"/>
        </w:rPr>
        <w:t>C题 不知道错哪里</w:t>
      </w:r>
      <w:r w:rsidR="00FB38BF">
        <w:rPr>
          <w:rFonts w:ascii="Microsoft YaHei UI" w:eastAsia="Microsoft YaHei UI" w:hAnsi="Microsoft YaHei UI" w:hint="eastAsia"/>
          <w:sz w:val="24"/>
          <w:szCs w:val="28"/>
        </w:rPr>
        <w:t>（</w:t>
      </w:r>
      <w:proofErr w:type="gramStart"/>
      <w:r w:rsidR="00FB38BF">
        <w:rPr>
          <w:rFonts w:ascii="Microsoft YaHei UI" w:eastAsia="Microsoft YaHei UI" w:hAnsi="Microsoft YaHei UI" w:hint="eastAsia"/>
          <w:sz w:val="24"/>
          <w:szCs w:val="28"/>
        </w:rPr>
        <w:t>样例过了</w:t>
      </w:r>
      <w:proofErr w:type="gramEnd"/>
    </w:p>
    <w:p w14:paraId="19BC71A2" w14:textId="50CFA54D" w:rsidR="00FB38BF" w:rsidRDefault="00FB38BF" w:rsidP="00645310">
      <w:pPr>
        <w:widowControl/>
        <w:snapToGrid w:val="0"/>
        <w:spacing w:line="400" w:lineRule="exact"/>
        <w:rPr>
          <w:rFonts w:ascii="Microsoft YaHei UI" w:eastAsia="Microsoft YaHei UI" w:hAnsi="Microsoft YaHei UI" w:hint="eastAsia"/>
          <w:sz w:val="24"/>
          <w:szCs w:val="28"/>
        </w:rPr>
      </w:pPr>
      <w:r>
        <w:rPr>
          <w:rFonts w:ascii="Microsoft YaHei UI" w:eastAsia="Microsoft YaHei UI" w:hAnsi="Microsoft YaHei UI" w:hint="eastAsia"/>
          <w:sz w:val="24"/>
          <w:szCs w:val="28"/>
        </w:rPr>
        <w:t>IJ题 还没看</w:t>
      </w:r>
    </w:p>
    <w:p w14:paraId="6DF7F132" w14:textId="7D7E0C8B" w:rsidR="00FB38BF" w:rsidRDefault="00FB38BF" w:rsidP="00645310">
      <w:pPr>
        <w:widowControl/>
        <w:snapToGrid w:val="0"/>
        <w:spacing w:line="400" w:lineRule="exact"/>
        <w:rPr>
          <w:rFonts w:ascii="Microsoft YaHei UI" w:eastAsia="Microsoft YaHei UI" w:hAnsi="Microsoft YaHei UI" w:hint="eastAsia"/>
          <w:sz w:val="24"/>
          <w:szCs w:val="28"/>
        </w:rPr>
      </w:pPr>
      <w:r>
        <w:rPr>
          <w:rFonts w:ascii="Microsoft YaHei UI" w:eastAsia="Microsoft YaHei UI" w:hAnsi="Microsoft YaHei UI" w:hint="eastAsia"/>
          <w:sz w:val="24"/>
          <w:szCs w:val="28"/>
        </w:rPr>
        <w:t>L题 不会做（样例没过</w:t>
      </w:r>
    </w:p>
    <w:p w14:paraId="1BC81AB6" w14:textId="24C0CB42" w:rsidR="00BD0952" w:rsidRPr="00BD0952" w:rsidRDefault="00BD0952" w:rsidP="00645310">
      <w:pPr>
        <w:widowControl/>
        <w:snapToGrid w:val="0"/>
        <w:spacing w:line="400" w:lineRule="exact"/>
        <w:rPr>
          <w:rFonts w:ascii="Microsoft YaHei UI" w:eastAsia="Microsoft YaHei UI" w:hAnsi="Microsoft YaHei UI" w:hint="eastAsia"/>
          <w:sz w:val="24"/>
          <w:szCs w:val="28"/>
        </w:rPr>
      </w:pPr>
      <w:r w:rsidRPr="00C1694D">
        <w:rPr>
          <w:rFonts w:ascii="Microsoft YaHei UI" w:eastAsia="Microsoft YaHei UI" w:hAnsi="Microsoft YaHei UI" w:hint="eastAsia"/>
        </w:rPr>
        <w:br w:type="page"/>
      </w:r>
      <w:r w:rsidRPr="00BD0952">
        <w:rPr>
          <w:rFonts w:ascii="Microsoft YaHei UI" w:eastAsia="Microsoft YaHei UI" w:hAnsi="Microsoft YaHei UI"/>
          <w:noProof/>
          <w:sz w:val="24"/>
          <w:szCs w:val="28"/>
        </w:rPr>
        <w:lastRenderedPageBreak/>
        <w:drawing>
          <wp:anchor distT="0" distB="0" distL="114300" distR="114300" simplePos="0" relativeHeight="251661312" behindDoc="0" locked="0" layoutInCell="1" allowOverlap="1" wp14:anchorId="41CAF587" wp14:editId="4E2B5CE4">
            <wp:simplePos x="0" y="0"/>
            <wp:positionH relativeFrom="margin">
              <wp:align>left</wp:align>
            </wp:positionH>
            <wp:positionV relativeFrom="page">
              <wp:posOffset>808990</wp:posOffset>
            </wp:positionV>
            <wp:extent cx="5274310" cy="1651000"/>
            <wp:effectExtent l="0" t="0" r="2540" b="6350"/>
            <wp:wrapTopAndBottom/>
            <wp:docPr id="19591622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162295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5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D0952">
        <w:rPr>
          <w:rFonts w:ascii="Microsoft YaHei UI" w:eastAsia="Microsoft YaHei UI" w:hAnsi="Microsoft YaHei UI" w:hint="eastAsia"/>
          <w:sz w:val="24"/>
          <w:szCs w:val="28"/>
        </w:rPr>
        <w:t>语言注意-第三章</w:t>
      </w:r>
      <w:r>
        <w:rPr>
          <w:rFonts w:ascii="Microsoft YaHei UI" w:eastAsia="Microsoft YaHei UI" w:hAnsi="Microsoft YaHei UI" w:hint="eastAsia"/>
          <w:sz w:val="24"/>
          <w:szCs w:val="28"/>
        </w:rPr>
        <w:t>测试</w:t>
      </w:r>
    </w:p>
    <w:p w14:paraId="20B29144" w14:textId="77777777" w:rsidR="00BD0952" w:rsidRDefault="00BD0952" w:rsidP="0005183F">
      <w:pPr>
        <w:snapToGrid w:val="0"/>
        <w:spacing w:line="400" w:lineRule="exact"/>
        <w:rPr>
          <w:rFonts w:ascii="Microsoft YaHei UI" w:eastAsia="Microsoft YaHei UI" w:hAnsi="Microsoft YaHei UI" w:hint="eastAsia"/>
          <w:sz w:val="24"/>
          <w:szCs w:val="28"/>
        </w:rPr>
      </w:pPr>
    </w:p>
    <w:p w14:paraId="4D405EDA" w14:textId="208A2914" w:rsidR="00BD0952" w:rsidRDefault="00BD0952" w:rsidP="0005183F">
      <w:pPr>
        <w:snapToGrid w:val="0"/>
        <w:spacing w:line="400" w:lineRule="exact"/>
        <w:rPr>
          <w:rFonts w:ascii="Microsoft YaHei UI" w:eastAsia="Microsoft YaHei UI" w:hAnsi="Microsoft YaHei UI" w:hint="eastAsia"/>
          <w:sz w:val="24"/>
          <w:szCs w:val="28"/>
        </w:rPr>
      </w:pPr>
      <w:r w:rsidRPr="00BD0952">
        <w:rPr>
          <w:rFonts w:ascii="Microsoft YaHei UI" w:eastAsia="Microsoft YaHei UI" w:hAnsi="Microsoft YaHei UI"/>
          <w:sz w:val="24"/>
          <w:szCs w:val="28"/>
        </w:rPr>
        <w:t>在嵌套使用if语句时，C语言规定else总是</w:t>
      </w:r>
      <w:proofErr w:type="gramStart"/>
      <w:r w:rsidRPr="00BD0952">
        <w:rPr>
          <w:rFonts w:ascii="Microsoft YaHei UI" w:eastAsia="Microsoft YaHei UI" w:hAnsi="Microsoft YaHei UI"/>
          <w:sz w:val="24"/>
          <w:szCs w:val="28"/>
        </w:rPr>
        <w:t>和</w:t>
      </w:r>
      <w:r w:rsidRPr="00BD0952">
        <w:rPr>
          <w:rFonts w:ascii="Microsoft YaHei UI" w:eastAsia="Microsoft YaHei UI" w:hAnsi="Microsoft YaHei UI"/>
          <w:color w:val="EE0000"/>
          <w:sz w:val="24"/>
          <w:szCs w:val="28"/>
        </w:rPr>
        <w:t>之前</w:t>
      </w:r>
      <w:proofErr w:type="gramEnd"/>
      <w:r w:rsidRPr="00BD0952">
        <w:rPr>
          <w:rFonts w:ascii="Microsoft YaHei UI" w:eastAsia="Microsoft YaHei UI" w:hAnsi="Microsoft YaHei UI"/>
          <w:color w:val="EE0000"/>
          <w:sz w:val="24"/>
          <w:szCs w:val="28"/>
        </w:rPr>
        <w:t>与其最近的且不带else的if配对</w:t>
      </w:r>
      <w:r w:rsidRPr="00BD0952">
        <w:rPr>
          <w:rFonts w:ascii="Microsoft YaHei UI" w:eastAsia="Microsoft YaHei UI" w:hAnsi="Microsoft YaHei UI" w:hint="eastAsia"/>
          <w:color w:val="EE0000"/>
          <w:sz w:val="24"/>
          <w:szCs w:val="28"/>
        </w:rPr>
        <w:t>。</w:t>
      </w:r>
    </w:p>
    <w:p w14:paraId="25D0BE2E" w14:textId="4C3F9872" w:rsidR="00BD0952" w:rsidRPr="00BD0952" w:rsidRDefault="0005183F" w:rsidP="0005183F">
      <w:pPr>
        <w:snapToGrid w:val="0"/>
        <w:spacing w:line="400" w:lineRule="exact"/>
        <w:rPr>
          <w:rFonts w:ascii="Microsoft YaHei UI" w:eastAsia="Microsoft YaHei UI" w:hAnsi="Microsoft YaHei UI" w:hint="eastAsia"/>
          <w:sz w:val="24"/>
          <w:szCs w:val="28"/>
        </w:rPr>
      </w:pPr>
      <w:r w:rsidRPr="00BD0952">
        <w:rPr>
          <w:rFonts w:ascii="Microsoft YaHei UI" w:eastAsia="Microsoft YaHei UI" w:hAnsi="Microsoft YaHei UI"/>
          <w:noProof/>
          <w:sz w:val="24"/>
          <w:szCs w:val="28"/>
        </w:rPr>
        <w:drawing>
          <wp:anchor distT="0" distB="0" distL="114300" distR="114300" simplePos="0" relativeHeight="251660288" behindDoc="0" locked="0" layoutInCell="1" allowOverlap="1" wp14:anchorId="22649DAF" wp14:editId="09CB3F50">
            <wp:simplePos x="0" y="0"/>
            <wp:positionH relativeFrom="margin">
              <wp:align>left</wp:align>
            </wp:positionH>
            <wp:positionV relativeFrom="page">
              <wp:posOffset>3514090</wp:posOffset>
            </wp:positionV>
            <wp:extent cx="3952875" cy="2797810"/>
            <wp:effectExtent l="0" t="0" r="9525" b="2540"/>
            <wp:wrapSquare wrapText="bothSides"/>
            <wp:docPr id="1056121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12164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2797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79DA39" w14:textId="17A26669" w:rsidR="00BD0952" w:rsidRDefault="00BD0952" w:rsidP="0005183F">
      <w:pPr>
        <w:snapToGrid w:val="0"/>
        <w:spacing w:line="400" w:lineRule="exact"/>
        <w:ind w:firstLineChars="200" w:firstLine="480"/>
        <w:rPr>
          <w:rFonts w:ascii="Microsoft YaHei UI" w:eastAsia="Microsoft YaHei UI" w:hAnsi="Microsoft YaHei UI" w:hint="eastAsia"/>
          <w:sz w:val="24"/>
          <w:szCs w:val="28"/>
        </w:rPr>
      </w:pPr>
    </w:p>
    <w:p w14:paraId="770BBA82" w14:textId="519BC6D7" w:rsidR="00BD0952" w:rsidRDefault="00BD0952" w:rsidP="0005183F">
      <w:pPr>
        <w:snapToGrid w:val="0"/>
        <w:spacing w:line="400" w:lineRule="exact"/>
        <w:ind w:firstLineChars="200" w:firstLine="480"/>
        <w:rPr>
          <w:rFonts w:ascii="Microsoft YaHei UI" w:eastAsia="Microsoft YaHei UI" w:hAnsi="Microsoft YaHei UI" w:hint="eastAsia"/>
          <w:sz w:val="24"/>
          <w:szCs w:val="28"/>
        </w:rPr>
      </w:pPr>
      <w:r w:rsidRPr="00BD0952">
        <w:rPr>
          <w:rFonts w:ascii="Microsoft YaHei UI" w:eastAsia="Microsoft YaHei UI" w:hAnsi="Microsoft YaHei UI" w:hint="eastAsia"/>
          <w:sz w:val="24"/>
          <w:szCs w:val="28"/>
        </w:rPr>
        <w:t>x=0;</w:t>
      </w:r>
    </w:p>
    <w:p w14:paraId="6274CA38" w14:textId="17FEF8AD" w:rsidR="00BD0952" w:rsidRPr="00BD0952" w:rsidRDefault="00BD0952" w:rsidP="0005183F">
      <w:pPr>
        <w:snapToGrid w:val="0"/>
        <w:spacing w:line="400" w:lineRule="exact"/>
        <w:ind w:firstLineChars="200" w:firstLine="480"/>
        <w:rPr>
          <w:rFonts w:ascii="Microsoft YaHei UI" w:eastAsia="Microsoft YaHei UI" w:hAnsi="Microsoft YaHei UI" w:hint="eastAsia"/>
          <w:sz w:val="24"/>
          <w:szCs w:val="28"/>
        </w:rPr>
      </w:pPr>
      <w:r w:rsidRPr="00BD0952">
        <w:rPr>
          <w:rFonts w:ascii="Microsoft YaHei UI" w:eastAsia="Microsoft YaHei UI" w:hAnsi="Microsoft YaHei UI" w:hint="eastAsia"/>
          <w:sz w:val="24"/>
          <w:szCs w:val="28"/>
        </w:rPr>
        <w:t>y=0;</w:t>
      </w:r>
    </w:p>
    <w:p w14:paraId="01F3023D" w14:textId="77777777" w:rsidR="00BD0952" w:rsidRDefault="00BD0952" w:rsidP="0005183F">
      <w:pPr>
        <w:widowControl/>
        <w:snapToGrid w:val="0"/>
        <w:spacing w:line="400" w:lineRule="exact"/>
        <w:rPr>
          <w:rFonts w:ascii="Microsoft YaHei UI" w:eastAsia="Microsoft YaHei UI" w:hAnsi="Microsoft YaHei UI" w:hint="eastAsia"/>
        </w:rPr>
      </w:pPr>
    </w:p>
    <w:p w14:paraId="05B0CE9B" w14:textId="77777777" w:rsidR="00BD0952" w:rsidRDefault="00BD0952" w:rsidP="0005183F">
      <w:pPr>
        <w:widowControl/>
        <w:snapToGrid w:val="0"/>
        <w:spacing w:line="400" w:lineRule="exact"/>
        <w:rPr>
          <w:rFonts w:ascii="Microsoft YaHei UI" w:eastAsia="Microsoft YaHei UI" w:hAnsi="Microsoft YaHei UI" w:hint="eastAsia"/>
        </w:rPr>
      </w:pPr>
    </w:p>
    <w:p w14:paraId="7D763163" w14:textId="77777777" w:rsidR="00BD0952" w:rsidRDefault="00BD0952" w:rsidP="0005183F">
      <w:pPr>
        <w:widowControl/>
        <w:snapToGrid w:val="0"/>
        <w:spacing w:line="400" w:lineRule="exact"/>
        <w:rPr>
          <w:rFonts w:ascii="Microsoft YaHei UI" w:eastAsia="Microsoft YaHei UI" w:hAnsi="Microsoft YaHei UI" w:hint="eastAsia"/>
        </w:rPr>
      </w:pPr>
    </w:p>
    <w:p w14:paraId="5DFA53AA" w14:textId="77777777" w:rsidR="0005183F" w:rsidRDefault="0005183F" w:rsidP="0005183F">
      <w:pPr>
        <w:widowControl/>
        <w:snapToGrid w:val="0"/>
        <w:spacing w:line="400" w:lineRule="exact"/>
        <w:rPr>
          <w:rFonts w:ascii="Microsoft YaHei UI" w:eastAsia="Microsoft YaHei UI" w:hAnsi="Microsoft YaHei UI" w:hint="eastAsia"/>
          <w:color w:val="EE0000"/>
        </w:rPr>
      </w:pPr>
    </w:p>
    <w:p w14:paraId="2EB84B4E" w14:textId="77777777" w:rsidR="0005183F" w:rsidRDefault="0005183F" w:rsidP="0005183F">
      <w:pPr>
        <w:widowControl/>
        <w:snapToGrid w:val="0"/>
        <w:spacing w:line="400" w:lineRule="exact"/>
        <w:rPr>
          <w:rFonts w:ascii="Microsoft YaHei UI" w:eastAsia="Microsoft YaHei UI" w:hAnsi="Microsoft YaHei UI" w:hint="eastAsia"/>
          <w:color w:val="EE0000"/>
        </w:rPr>
      </w:pPr>
    </w:p>
    <w:p w14:paraId="15D5F1F1" w14:textId="77777777" w:rsidR="0005183F" w:rsidRDefault="0005183F" w:rsidP="0005183F">
      <w:pPr>
        <w:widowControl/>
        <w:snapToGrid w:val="0"/>
        <w:spacing w:line="400" w:lineRule="exact"/>
        <w:rPr>
          <w:rFonts w:ascii="Microsoft YaHei UI" w:eastAsia="Microsoft YaHei UI" w:hAnsi="Microsoft YaHei UI" w:hint="eastAsia"/>
          <w:color w:val="EE0000"/>
        </w:rPr>
      </w:pPr>
    </w:p>
    <w:p w14:paraId="574DB2EA" w14:textId="1D4DDCFE" w:rsidR="00BD0952" w:rsidRPr="0005183F" w:rsidRDefault="0005183F" w:rsidP="0005183F">
      <w:pPr>
        <w:widowControl/>
        <w:snapToGrid w:val="0"/>
        <w:spacing w:line="400" w:lineRule="exact"/>
        <w:rPr>
          <w:rFonts w:ascii="Microsoft YaHei UI" w:eastAsia="Microsoft YaHei UI" w:hAnsi="Microsoft YaHei UI" w:hint="eastAsia"/>
          <w:color w:val="EE0000"/>
        </w:rPr>
      </w:pPr>
      <w:r w:rsidRPr="00BD0952">
        <w:rPr>
          <w:rFonts w:ascii="Microsoft YaHei UI" w:eastAsia="Microsoft YaHei UI" w:hAnsi="Microsoft YaHei UI"/>
          <w:noProof/>
          <w:color w:val="EE0000"/>
        </w:rPr>
        <w:drawing>
          <wp:anchor distT="0" distB="0" distL="114300" distR="114300" simplePos="0" relativeHeight="251662336" behindDoc="0" locked="0" layoutInCell="1" allowOverlap="1" wp14:anchorId="57B62C07" wp14:editId="4F23BA17">
            <wp:simplePos x="0" y="0"/>
            <wp:positionH relativeFrom="margin">
              <wp:align>right</wp:align>
            </wp:positionH>
            <wp:positionV relativeFrom="page">
              <wp:posOffset>7064057</wp:posOffset>
            </wp:positionV>
            <wp:extent cx="6833870" cy="1642745"/>
            <wp:effectExtent l="0" t="0" r="5080" b="0"/>
            <wp:wrapTopAndBottom/>
            <wp:docPr id="21292897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289763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33870" cy="1642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D0952" w:rsidRPr="00BD0952">
        <w:rPr>
          <w:rFonts w:ascii="Microsoft YaHei UI" w:eastAsia="Microsoft YaHei UI" w:hAnsi="Microsoft YaHei UI" w:hint="eastAsia"/>
          <w:color w:val="EE0000"/>
        </w:rPr>
        <w:t>边界值一定要记得测试！！</w:t>
      </w:r>
    </w:p>
    <w:p w14:paraId="23CF5F8A" w14:textId="77777777" w:rsidR="0005183F" w:rsidRDefault="0005183F" w:rsidP="0005183F">
      <w:pPr>
        <w:widowControl/>
        <w:snapToGrid w:val="0"/>
        <w:spacing w:line="400" w:lineRule="exact"/>
        <w:rPr>
          <w:rFonts w:ascii="Microsoft YaHei UI" w:eastAsia="Microsoft YaHei UI" w:hAnsi="Microsoft YaHei UI" w:hint="eastAsia"/>
        </w:rPr>
      </w:pPr>
    </w:p>
    <w:p w14:paraId="39652BFF" w14:textId="28A6D894" w:rsidR="0005183F" w:rsidRDefault="00BD0952" w:rsidP="0005183F">
      <w:pPr>
        <w:widowControl/>
        <w:snapToGrid w:val="0"/>
        <w:spacing w:line="400" w:lineRule="exact"/>
        <w:rPr>
          <w:rFonts w:ascii="Microsoft YaHei UI" w:eastAsia="Microsoft YaHei UI" w:hAnsi="Microsoft YaHei UI" w:hint="eastAsia"/>
        </w:rPr>
      </w:pPr>
      <w:r w:rsidRPr="00BD0952">
        <w:rPr>
          <w:rFonts w:ascii="Microsoft YaHei UI" w:eastAsia="Microsoft YaHei UI" w:hAnsi="Microsoft YaHei UI"/>
        </w:rPr>
        <w:t>C语言中，字符型数据的值就是其在ASCII字符集中的次序值，即ASCII码。</w:t>
      </w:r>
    </w:p>
    <w:p w14:paraId="6E309161" w14:textId="77777777" w:rsidR="0005183F" w:rsidRDefault="0005183F" w:rsidP="0005183F">
      <w:pPr>
        <w:widowControl/>
        <w:snapToGrid w:val="0"/>
        <w:spacing w:line="400" w:lineRule="exact"/>
        <w:rPr>
          <w:rFonts w:ascii="Microsoft YaHei UI" w:eastAsia="Microsoft YaHei UI" w:hAnsi="Microsoft YaHei UI" w:hint="eastAsia"/>
        </w:rPr>
      </w:pPr>
    </w:p>
    <w:p w14:paraId="1536A652" w14:textId="601E2BD9" w:rsidR="0005183F" w:rsidRDefault="0005183F" w:rsidP="0005183F">
      <w:pPr>
        <w:widowControl/>
        <w:snapToGrid w:val="0"/>
        <w:spacing w:line="400" w:lineRule="exact"/>
        <w:rPr>
          <w:rFonts w:ascii="Microsoft YaHei UI" w:eastAsia="Microsoft YaHei UI" w:hAnsi="Microsoft YaHei UI" w:hint="eastAsia"/>
        </w:rPr>
      </w:pPr>
      <w:r w:rsidRPr="0005183F">
        <w:rPr>
          <w:rFonts w:ascii="Microsoft YaHei UI" w:eastAsia="Microsoft YaHei UI" w:hAnsi="Microsoft YaHei UI"/>
        </w:rPr>
        <w:t>C语言中</w:t>
      </w:r>
      <w:r>
        <w:rPr>
          <w:rFonts w:ascii="Microsoft YaHei UI" w:eastAsia="Microsoft YaHei UI" w:hAnsi="Microsoft YaHei UI" w:hint="eastAsia"/>
        </w:rPr>
        <w:t>可以</w:t>
      </w:r>
      <w:r w:rsidRPr="0005183F">
        <w:rPr>
          <w:rFonts w:ascii="Microsoft YaHei UI" w:eastAsia="Microsoft YaHei UI" w:hAnsi="Microsoft YaHei UI"/>
        </w:rPr>
        <w:t>用</w:t>
      </w:r>
      <w:r>
        <w:rPr>
          <w:rFonts w:ascii="Microsoft YaHei UI" w:eastAsia="Microsoft YaHei UI" w:hAnsi="Microsoft YaHei UI" w:hint="eastAsia"/>
        </w:rPr>
        <w:t xml:space="preserve"> </w:t>
      </w:r>
      <w:proofErr w:type="spellStart"/>
      <w:r w:rsidRPr="0005183F">
        <w:rPr>
          <w:rFonts w:ascii="Microsoft YaHei UI" w:eastAsia="Microsoft YaHei UI" w:hAnsi="Microsoft YaHei UI"/>
          <w:b/>
          <w:bCs/>
        </w:rPr>
        <w:t>scanf</w:t>
      </w:r>
      <w:proofErr w:type="spellEnd"/>
      <w:r w:rsidRPr="0005183F">
        <w:rPr>
          <w:rFonts w:ascii="Microsoft YaHei UI" w:eastAsia="Microsoft YaHei UI" w:hAnsi="Microsoft YaHei UI"/>
          <w:b/>
          <w:bCs/>
        </w:rPr>
        <w:t xml:space="preserve"> </w:t>
      </w:r>
      <w:r w:rsidRPr="0005183F">
        <w:rPr>
          <w:rFonts w:ascii="Microsoft YaHei UI" w:eastAsia="Microsoft YaHei UI" w:hAnsi="Microsoft YaHei UI"/>
        </w:rPr>
        <w:t>函数</w:t>
      </w:r>
      <w:r>
        <w:rPr>
          <w:rFonts w:ascii="Microsoft YaHei UI" w:eastAsia="Microsoft YaHei UI" w:hAnsi="Microsoft YaHei UI" w:hint="eastAsia"/>
        </w:rPr>
        <w:t>、</w:t>
      </w:r>
      <w:proofErr w:type="spellStart"/>
      <w:r>
        <w:rPr>
          <w:rFonts w:ascii="Microsoft YaHei UI" w:eastAsia="Microsoft YaHei UI" w:hAnsi="Microsoft YaHei UI" w:hint="eastAsia"/>
        </w:rPr>
        <w:t>printf</w:t>
      </w:r>
      <w:proofErr w:type="spellEnd"/>
      <w:r>
        <w:rPr>
          <w:rFonts w:ascii="Microsoft YaHei UI" w:eastAsia="Microsoft YaHei UI" w:hAnsi="Microsoft YaHei UI" w:hint="eastAsia"/>
        </w:rPr>
        <w:t>函数、</w:t>
      </w:r>
      <w:proofErr w:type="spellStart"/>
      <w:r>
        <w:rPr>
          <w:rFonts w:ascii="Microsoft YaHei UI" w:eastAsia="Microsoft YaHei UI" w:hAnsi="Microsoft YaHei UI" w:hint="eastAsia"/>
        </w:rPr>
        <w:t>putchar</w:t>
      </w:r>
      <w:proofErr w:type="spellEnd"/>
      <w:r>
        <w:rPr>
          <w:rFonts w:ascii="Microsoft YaHei UI" w:eastAsia="Microsoft YaHei UI" w:hAnsi="Microsoft YaHei UI" w:hint="eastAsia"/>
        </w:rPr>
        <w:t>(</w:t>
      </w:r>
      <w:r>
        <w:rPr>
          <w:rFonts w:ascii="Microsoft YaHei UI" w:eastAsia="Microsoft YaHei UI" w:hAnsi="Microsoft YaHei UI"/>
        </w:rPr>
        <w:t>‘</w:t>
      </w:r>
      <w:r>
        <w:rPr>
          <w:rFonts w:ascii="Microsoft YaHei UI" w:eastAsia="Microsoft YaHei UI" w:hAnsi="Microsoft YaHei UI" w:hint="eastAsia"/>
        </w:rPr>
        <w:t>S</w:t>
      </w:r>
      <w:r>
        <w:rPr>
          <w:rFonts w:ascii="Microsoft YaHei UI" w:eastAsia="Microsoft YaHei UI" w:hAnsi="Microsoft YaHei UI"/>
        </w:rPr>
        <w:t>’</w:t>
      </w:r>
      <w:r>
        <w:rPr>
          <w:rFonts w:ascii="Microsoft YaHei UI" w:eastAsia="Microsoft YaHei UI" w:hAnsi="Microsoft YaHei UI" w:hint="eastAsia"/>
        </w:rPr>
        <w:t xml:space="preserve">)函数 </w:t>
      </w:r>
      <w:r w:rsidRPr="0005183F">
        <w:rPr>
          <w:rFonts w:ascii="Microsoft YaHei UI" w:eastAsia="Microsoft YaHei UI" w:hAnsi="Microsoft YaHei UI"/>
        </w:rPr>
        <w:t>输入字符。</w:t>
      </w:r>
    </w:p>
    <w:p w14:paraId="0B20E8D9" w14:textId="45FC8509" w:rsidR="0005183F" w:rsidRDefault="008D3814" w:rsidP="0005183F">
      <w:pPr>
        <w:widowControl/>
        <w:snapToGrid w:val="0"/>
        <w:spacing w:line="400" w:lineRule="exact"/>
        <w:rPr>
          <w:rFonts w:ascii="Microsoft YaHei UI" w:eastAsia="Microsoft YaHei UI" w:hAnsi="Microsoft YaHei UI" w:hint="eastAsia"/>
        </w:rPr>
      </w:pPr>
      <w:r w:rsidRPr="008D3814">
        <w:rPr>
          <w:rFonts w:ascii="Microsoft YaHei UI" w:eastAsia="Microsoft YaHei UI" w:hAnsi="Microsoft YaHei UI"/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35ADAD4C" wp14:editId="29B67B86">
            <wp:simplePos x="0" y="0"/>
            <wp:positionH relativeFrom="margin">
              <wp:align>left</wp:align>
            </wp:positionH>
            <wp:positionV relativeFrom="margin">
              <wp:posOffset>12700</wp:posOffset>
            </wp:positionV>
            <wp:extent cx="3932555" cy="827405"/>
            <wp:effectExtent l="0" t="0" r="0" b="0"/>
            <wp:wrapSquare wrapText="bothSides"/>
            <wp:docPr id="8874139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413920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2555" cy="8274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C38195" w14:textId="1F2E5C88" w:rsidR="0005183F" w:rsidRDefault="008D3814" w:rsidP="0005183F">
      <w:pPr>
        <w:widowControl/>
        <w:snapToGrid w:val="0"/>
        <w:spacing w:line="400" w:lineRule="exact"/>
        <w:rPr>
          <w:rFonts w:ascii="Microsoft YaHei UI" w:eastAsia="Microsoft YaHei UI" w:hAnsi="Microsoft YaHei UI" w:hint="eastAsia"/>
        </w:rPr>
      </w:pPr>
      <w:r>
        <w:rPr>
          <w:rFonts w:ascii="Microsoft YaHei UI" w:eastAsia="Microsoft YaHei UI" w:hAnsi="Microsoft YaHei UI" w:hint="eastAsia"/>
        </w:rPr>
        <w:t>正确</w:t>
      </w:r>
    </w:p>
    <w:p w14:paraId="63FEBDE7" w14:textId="0D70B470" w:rsidR="0005183F" w:rsidRDefault="008D3814" w:rsidP="0005183F">
      <w:pPr>
        <w:widowControl/>
        <w:snapToGrid w:val="0"/>
        <w:spacing w:line="400" w:lineRule="exact"/>
        <w:rPr>
          <w:rFonts w:ascii="Microsoft YaHei UI" w:eastAsia="Microsoft YaHei UI" w:hAnsi="Microsoft YaHei UI" w:hint="eastAsia"/>
        </w:rPr>
      </w:pPr>
      <w:r w:rsidRPr="008D3814">
        <w:rPr>
          <w:rFonts w:ascii="Microsoft YaHei UI" w:eastAsia="Microsoft YaHei UI" w:hAnsi="Microsoft YaHei UI"/>
          <w:noProof/>
        </w:rPr>
        <w:drawing>
          <wp:anchor distT="0" distB="0" distL="114300" distR="114300" simplePos="0" relativeHeight="251666432" behindDoc="0" locked="0" layoutInCell="1" allowOverlap="1" wp14:anchorId="030A69B1" wp14:editId="62BDC67F">
            <wp:simplePos x="0" y="0"/>
            <wp:positionH relativeFrom="margin">
              <wp:posOffset>-635</wp:posOffset>
            </wp:positionH>
            <wp:positionV relativeFrom="page">
              <wp:posOffset>1286934</wp:posOffset>
            </wp:positionV>
            <wp:extent cx="3881755" cy="795655"/>
            <wp:effectExtent l="0" t="0" r="4445" b="4445"/>
            <wp:wrapSquare wrapText="bothSides"/>
            <wp:docPr id="13088598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859800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1755" cy="795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386626" w14:textId="70679A27" w:rsidR="0005183F" w:rsidRDefault="008D3814" w:rsidP="0005183F">
      <w:pPr>
        <w:widowControl/>
        <w:snapToGrid w:val="0"/>
        <w:spacing w:line="400" w:lineRule="exact"/>
        <w:rPr>
          <w:rFonts w:ascii="Microsoft YaHei UI" w:eastAsia="Microsoft YaHei UI" w:hAnsi="Microsoft YaHei UI" w:hint="eastAsia"/>
        </w:rPr>
      </w:pPr>
      <w:r>
        <w:rPr>
          <w:rFonts w:ascii="Microsoft YaHei UI" w:eastAsia="Microsoft YaHei UI" w:hAnsi="Microsoft YaHei UI" w:hint="eastAsia"/>
        </w:rPr>
        <w:t>错误 应该输出  ‘</w:t>
      </w:r>
    </w:p>
    <w:p w14:paraId="7EBC1E6D" w14:textId="425AED6A" w:rsidR="0005183F" w:rsidRDefault="0005183F" w:rsidP="0005183F">
      <w:pPr>
        <w:widowControl/>
        <w:snapToGrid w:val="0"/>
        <w:spacing w:line="400" w:lineRule="exact"/>
        <w:rPr>
          <w:rFonts w:ascii="Microsoft YaHei UI" w:eastAsia="Microsoft YaHei UI" w:hAnsi="Microsoft YaHei UI" w:hint="eastAsia"/>
        </w:rPr>
      </w:pPr>
    </w:p>
    <w:p w14:paraId="173962FA" w14:textId="20DFF638" w:rsidR="0005183F" w:rsidRDefault="0005183F" w:rsidP="0005183F">
      <w:pPr>
        <w:widowControl/>
        <w:snapToGrid w:val="0"/>
        <w:spacing w:line="400" w:lineRule="exact"/>
        <w:rPr>
          <w:rFonts w:ascii="Microsoft YaHei UI" w:eastAsia="Microsoft YaHei UI" w:hAnsi="Microsoft YaHei UI" w:hint="eastAsia"/>
        </w:rPr>
      </w:pPr>
    </w:p>
    <w:p w14:paraId="1629D107" w14:textId="4AF57452" w:rsidR="008D3814" w:rsidRDefault="00AA47AD" w:rsidP="0005183F">
      <w:pPr>
        <w:widowControl/>
        <w:snapToGrid w:val="0"/>
        <w:spacing w:line="400" w:lineRule="exact"/>
        <w:rPr>
          <w:rFonts w:ascii="Microsoft YaHei UI" w:eastAsia="Microsoft YaHei UI" w:hAnsi="Microsoft YaHei UI" w:hint="eastAsia"/>
        </w:rPr>
      </w:pPr>
      <w:r w:rsidRPr="00AA47AD">
        <w:rPr>
          <w:rFonts w:ascii="Microsoft YaHei UI" w:eastAsia="Microsoft YaHei UI" w:hAnsi="Microsoft YaHei UI"/>
          <w:noProof/>
        </w:rPr>
        <w:drawing>
          <wp:anchor distT="0" distB="0" distL="114300" distR="114300" simplePos="0" relativeHeight="251667456" behindDoc="0" locked="0" layoutInCell="1" allowOverlap="1" wp14:anchorId="0C52D560" wp14:editId="409A4ECE">
            <wp:simplePos x="0" y="0"/>
            <wp:positionH relativeFrom="margin">
              <wp:align>left</wp:align>
            </wp:positionH>
            <wp:positionV relativeFrom="page">
              <wp:posOffset>2574078</wp:posOffset>
            </wp:positionV>
            <wp:extent cx="2223135" cy="1824355"/>
            <wp:effectExtent l="0" t="0" r="5715" b="4445"/>
            <wp:wrapSquare wrapText="bothSides"/>
            <wp:docPr id="1879135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1359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3135" cy="1824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07752A" w14:textId="77777777" w:rsidR="00AA47AD" w:rsidRDefault="00AA47AD" w:rsidP="0005183F">
      <w:pPr>
        <w:widowControl/>
        <w:snapToGrid w:val="0"/>
        <w:spacing w:line="400" w:lineRule="exact"/>
        <w:rPr>
          <w:rFonts w:ascii="Microsoft YaHei UI" w:eastAsia="Microsoft YaHei UI" w:hAnsi="Microsoft YaHei UI" w:hint="eastAsia"/>
        </w:rPr>
      </w:pPr>
      <w:r>
        <w:rPr>
          <w:rFonts w:ascii="Microsoft YaHei UI" w:eastAsia="Microsoft YaHei UI" w:hAnsi="Microsoft YaHei UI"/>
        </w:rPr>
        <w:tab/>
      </w:r>
      <w:r>
        <w:rPr>
          <w:rFonts w:ascii="Microsoft YaHei UI" w:eastAsia="Microsoft YaHei UI" w:hAnsi="Microsoft YaHei UI"/>
        </w:rPr>
        <w:tab/>
      </w:r>
    </w:p>
    <w:p w14:paraId="5BC6FBD6" w14:textId="77777777" w:rsidR="00AA47AD" w:rsidRDefault="00AA47AD" w:rsidP="0005183F">
      <w:pPr>
        <w:widowControl/>
        <w:snapToGrid w:val="0"/>
        <w:spacing w:line="400" w:lineRule="exact"/>
        <w:rPr>
          <w:rFonts w:ascii="Microsoft YaHei UI" w:eastAsia="Microsoft YaHei UI" w:hAnsi="Microsoft YaHei UI" w:hint="eastAsia"/>
        </w:rPr>
      </w:pPr>
    </w:p>
    <w:p w14:paraId="3126E50A" w14:textId="0F26BA55" w:rsidR="008D3814" w:rsidRDefault="00AA47AD" w:rsidP="00AA47AD">
      <w:pPr>
        <w:widowControl/>
        <w:snapToGrid w:val="0"/>
        <w:spacing w:line="400" w:lineRule="exact"/>
        <w:ind w:left="840" w:firstLine="420"/>
        <w:rPr>
          <w:rFonts w:ascii="Microsoft YaHei UI" w:eastAsia="Microsoft YaHei UI" w:hAnsi="Microsoft YaHei UI" w:hint="eastAsia"/>
        </w:rPr>
      </w:pPr>
      <w:r>
        <w:rPr>
          <w:rFonts w:ascii="Microsoft YaHei UI" w:eastAsia="Microsoft YaHei UI" w:hAnsi="Microsoft YaHei UI" w:hint="eastAsia"/>
        </w:rPr>
        <w:t>输出：</w:t>
      </w:r>
      <w:r>
        <w:rPr>
          <w:rFonts w:ascii="Microsoft YaHei UI" w:eastAsia="Microsoft YaHei UI" w:hAnsi="Microsoft YaHei UI"/>
        </w:rPr>
        <w:tab/>
      </w:r>
      <w:r>
        <w:rPr>
          <w:rFonts w:ascii="Microsoft YaHei UI" w:eastAsia="Microsoft YaHei UI" w:hAnsi="Microsoft YaHei UI" w:hint="eastAsia"/>
        </w:rPr>
        <w:t>5=5</w:t>
      </w:r>
    </w:p>
    <w:p w14:paraId="01C41279" w14:textId="77777777" w:rsidR="00AA47AD" w:rsidRDefault="00AA47AD" w:rsidP="0005183F">
      <w:pPr>
        <w:widowControl/>
        <w:snapToGrid w:val="0"/>
        <w:spacing w:line="400" w:lineRule="exact"/>
        <w:rPr>
          <w:rFonts w:ascii="Microsoft YaHei UI" w:eastAsia="Microsoft YaHei UI" w:hAnsi="Microsoft YaHei UI" w:hint="eastAsia"/>
        </w:rPr>
      </w:pPr>
    </w:p>
    <w:p w14:paraId="1C55E98D" w14:textId="77777777" w:rsidR="00AA47AD" w:rsidRDefault="00AA47AD" w:rsidP="0005183F">
      <w:pPr>
        <w:widowControl/>
        <w:snapToGrid w:val="0"/>
        <w:spacing w:line="400" w:lineRule="exact"/>
        <w:rPr>
          <w:rFonts w:ascii="Microsoft YaHei UI" w:eastAsia="Microsoft YaHei UI" w:hAnsi="Microsoft YaHei UI" w:hint="eastAsia"/>
        </w:rPr>
      </w:pPr>
    </w:p>
    <w:p w14:paraId="01C6DE28" w14:textId="77777777" w:rsidR="00AA47AD" w:rsidRDefault="00AA47AD" w:rsidP="0005183F">
      <w:pPr>
        <w:widowControl/>
        <w:snapToGrid w:val="0"/>
        <w:spacing w:line="400" w:lineRule="exact"/>
        <w:rPr>
          <w:rFonts w:ascii="Microsoft YaHei UI" w:eastAsia="Microsoft YaHei UI" w:hAnsi="Microsoft YaHei UI" w:hint="eastAsia"/>
        </w:rPr>
      </w:pPr>
    </w:p>
    <w:p w14:paraId="10EC2F4B" w14:textId="77777777" w:rsidR="00AA47AD" w:rsidRDefault="00AA47AD" w:rsidP="0005183F">
      <w:pPr>
        <w:widowControl/>
        <w:snapToGrid w:val="0"/>
        <w:spacing w:line="400" w:lineRule="exact"/>
        <w:rPr>
          <w:rFonts w:ascii="Microsoft YaHei UI" w:eastAsia="Microsoft YaHei UI" w:hAnsi="Microsoft YaHei UI" w:hint="eastAsia"/>
        </w:rPr>
      </w:pPr>
    </w:p>
    <w:p w14:paraId="37C73717" w14:textId="77777777" w:rsidR="00AA47AD" w:rsidRDefault="00AA47AD" w:rsidP="0005183F">
      <w:pPr>
        <w:widowControl/>
        <w:snapToGrid w:val="0"/>
        <w:spacing w:line="400" w:lineRule="exact"/>
        <w:rPr>
          <w:rFonts w:ascii="Microsoft YaHei UI" w:eastAsia="Microsoft YaHei UI" w:hAnsi="Microsoft YaHei UI" w:hint="eastAsia"/>
        </w:rPr>
      </w:pPr>
    </w:p>
    <w:p w14:paraId="410874F6" w14:textId="77777777" w:rsidR="00AA47AD" w:rsidRPr="008D3814" w:rsidRDefault="00AA47AD" w:rsidP="0005183F">
      <w:pPr>
        <w:widowControl/>
        <w:snapToGrid w:val="0"/>
        <w:spacing w:line="400" w:lineRule="exact"/>
        <w:rPr>
          <w:rFonts w:ascii="Microsoft YaHei UI" w:eastAsia="Microsoft YaHei UI" w:hAnsi="Microsoft YaHei UI" w:hint="eastAsia"/>
        </w:rPr>
      </w:pPr>
    </w:p>
    <w:p w14:paraId="7906C194" w14:textId="77777777" w:rsidR="00653D4E" w:rsidRDefault="00653D4E" w:rsidP="0005183F">
      <w:pPr>
        <w:widowControl/>
        <w:snapToGrid w:val="0"/>
        <w:spacing w:line="400" w:lineRule="exact"/>
        <w:rPr>
          <w:rFonts w:ascii="Microsoft YaHei UI" w:eastAsia="Microsoft YaHei UI" w:hAnsi="Microsoft YaHei UI" w:hint="eastAsia"/>
        </w:rPr>
      </w:pPr>
    </w:p>
    <w:p w14:paraId="325D933D" w14:textId="77777777" w:rsidR="00653D4E" w:rsidRDefault="00653D4E" w:rsidP="0005183F">
      <w:pPr>
        <w:widowControl/>
        <w:snapToGrid w:val="0"/>
        <w:spacing w:line="400" w:lineRule="exact"/>
        <w:rPr>
          <w:rFonts w:ascii="Microsoft YaHei UI" w:eastAsia="Microsoft YaHei UI" w:hAnsi="Microsoft YaHei UI" w:hint="eastAsia"/>
        </w:rPr>
      </w:pPr>
    </w:p>
    <w:p w14:paraId="00118CF7" w14:textId="77777777" w:rsidR="00653D4E" w:rsidRDefault="00653D4E" w:rsidP="0005183F">
      <w:pPr>
        <w:widowControl/>
        <w:snapToGrid w:val="0"/>
        <w:spacing w:line="400" w:lineRule="exact"/>
        <w:rPr>
          <w:rFonts w:ascii="Microsoft YaHei UI" w:eastAsia="Microsoft YaHei UI" w:hAnsi="Microsoft YaHei UI" w:hint="eastAsia"/>
        </w:rPr>
      </w:pPr>
    </w:p>
    <w:p w14:paraId="541AC24C" w14:textId="77777777" w:rsidR="00653D4E" w:rsidRDefault="00653D4E" w:rsidP="0005183F">
      <w:pPr>
        <w:widowControl/>
        <w:snapToGrid w:val="0"/>
        <w:spacing w:line="400" w:lineRule="exact"/>
        <w:rPr>
          <w:rFonts w:ascii="Microsoft YaHei UI" w:eastAsia="Microsoft YaHei UI" w:hAnsi="Microsoft YaHei UI" w:hint="eastAsia"/>
        </w:rPr>
      </w:pPr>
    </w:p>
    <w:p w14:paraId="143F2810" w14:textId="77777777" w:rsidR="00653D4E" w:rsidRDefault="00653D4E" w:rsidP="0005183F">
      <w:pPr>
        <w:widowControl/>
        <w:snapToGrid w:val="0"/>
        <w:spacing w:line="400" w:lineRule="exact"/>
        <w:rPr>
          <w:rFonts w:ascii="Microsoft YaHei UI" w:eastAsia="Microsoft YaHei UI" w:hAnsi="Microsoft YaHei UI" w:hint="eastAsia"/>
        </w:rPr>
      </w:pPr>
    </w:p>
    <w:p w14:paraId="0F3C9975" w14:textId="77777777" w:rsidR="00653D4E" w:rsidRDefault="00653D4E">
      <w:pPr>
        <w:widowControl/>
        <w:rPr>
          <w:rFonts w:ascii="Microsoft YaHei UI" w:eastAsia="Microsoft YaHei UI" w:hAnsi="Microsoft YaHei UI" w:hint="eastAsia"/>
        </w:rPr>
      </w:pPr>
      <w:r>
        <w:rPr>
          <w:rFonts w:ascii="Microsoft YaHei UI" w:eastAsia="Microsoft YaHei UI" w:hAnsi="Microsoft YaHei UI" w:hint="eastAsia"/>
        </w:rPr>
        <w:br w:type="page"/>
      </w:r>
    </w:p>
    <w:p w14:paraId="05B58330" w14:textId="379A2CF3" w:rsidR="00653D4E" w:rsidRPr="00645310" w:rsidRDefault="00653D4E" w:rsidP="0005183F">
      <w:pPr>
        <w:widowControl/>
        <w:snapToGrid w:val="0"/>
        <w:spacing w:line="400" w:lineRule="exact"/>
        <w:rPr>
          <w:rFonts w:ascii="Microsoft YaHei UI" w:eastAsia="Microsoft YaHei UI" w:hAnsi="Microsoft YaHei UI" w:hint="eastAsia"/>
          <w:b/>
          <w:bCs/>
          <w:sz w:val="24"/>
          <w:szCs w:val="28"/>
        </w:rPr>
      </w:pPr>
      <w:r w:rsidRPr="00645310">
        <w:rPr>
          <w:rFonts w:ascii="Microsoft YaHei UI" w:eastAsia="Microsoft YaHei UI" w:hAnsi="Microsoft YaHei UI" w:hint="eastAsia"/>
          <w:b/>
          <w:bCs/>
          <w:sz w:val="24"/>
          <w:szCs w:val="28"/>
        </w:rPr>
        <w:lastRenderedPageBreak/>
        <w:t>第五章测试</w:t>
      </w:r>
      <w:r w:rsidR="00F339B9" w:rsidRPr="00645310">
        <w:rPr>
          <w:rFonts w:ascii="Microsoft YaHei UI" w:eastAsia="Microsoft YaHei UI" w:hAnsi="Microsoft YaHei UI" w:hint="eastAsia"/>
          <w:b/>
          <w:bCs/>
          <w:sz w:val="24"/>
          <w:szCs w:val="28"/>
        </w:rPr>
        <w:t>-问题集锦</w:t>
      </w:r>
    </w:p>
    <w:p w14:paraId="10556442" w14:textId="55115FA9" w:rsidR="00653D4E" w:rsidRDefault="00653D4E" w:rsidP="0005183F">
      <w:pPr>
        <w:widowControl/>
        <w:snapToGrid w:val="0"/>
        <w:spacing w:line="400" w:lineRule="exact"/>
        <w:rPr>
          <w:rFonts w:ascii="Microsoft YaHei UI" w:eastAsia="Microsoft YaHei UI" w:hAnsi="Microsoft YaHei UI" w:hint="eastAsia"/>
        </w:rPr>
      </w:pPr>
      <w:r w:rsidRPr="00653D4E">
        <w:rPr>
          <w:rFonts w:ascii="Microsoft YaHei UI" w:eastAsia="Microsoft YaHei UI" w:hAnsi="Microsoft YaHei UI"/>
          <w:noProof/>
        </w:rPr>
        <w:drawing>
          <wp:anchor distT="0" distB="0" distL="114300" distR="114300" simplePos="0" relativeHeight="251668480" behindDoc="0" locked="0" layoutInCell="1" allowOverlap="1" wp14:anchorId="3E77EC5F" wp14:editId="581E0537">
            <wp:simplePos x="0" y="0"/>
            <wp:positionH relativeFrom="margin">
              <wp:align>left</wp:align>
            </wp:positionH>
            <wp:positionV relativeFrom="page">
              <wp:posOffset>720378</wp:posOffset>
            </wp:positionV>
            <wp:extent cx="3074670" cy="1722755"/>
            <wp:effectExtent l="0" t="0" r="0" b="0"/>
            <wp:wrapSquare wrapText="bothSides"/>
            <wp:docPr id="10760207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020792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4670" cy="1722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Microsoft YaHei UI" w:eastAsia="Microsoft YaHei UI" w:hAnsi="Microsoft YaHei UI" w:hint="eastAsia"/>
        </w:rPr>
        <w:t>5-3 为什么不用break; 不会击穿么</w:t>
      </w:r>
    </w:p>
    <w:p w14:paraId="49F52C46" w14:textId="77777777" w:rsidR="00653D4E" w:rsidRDefault="00653D4E" w:rsidP="0005183F">
      <w:pPr>
        <w:widowControl/>
        <w:snapToGrid w:val="0"/>
        <w:spacing w:line="400" w:lineRule="exact"/>
        <w:rPr>
          <w:rFonts w:ascii="Microsoft YaHei UI" w:eastAsia="Microsoft YaHei UI" w:hAnsi="Microsoft YaHei UI" w:hint="eastAsia"/>
        </w:rPr>
      </w:pPr>
    </w:p>
    <w:p w14:paraId="5054D14A" w14:textId="0A6A87B1" w:rsidR="00653D4E" w:rsidRDefault="00653D4E" w:rsidP="0005183F">
      <w:pPr>
        <w:widowControl/>
        <w:snapToGrid w:val="0"/>
        <w:spacing w:line="400" w:lineRule="exact"/>
        <w:rPr>
          <w:rFonts w:ascii="Microsoft YaHei UI" w:eastAsia="Microsoft YaHei UI" w:hAnsi="Microsoft YaHei UI" w:hint="eastAsia"/>
        </w:rPr>
      </w:pPr>
    </w:p>
    <w:p w14:paraId="21F80184" w14:textId="318281A1" w:rsidR="00653D4E" w:rsidRDefault="00653D4E" w:rsidP="0005183F">
      <w:pPr>
        <w:widowControl/>
        <w:snapToGrid w:val="0"/>
        <w:spacing w:line="400" w:lineRule="exact"/>
        <w:rPr>
          <w:rFonts w:ascii="Microsoft YaHei UI" w:eastAsia="Microsoft YaHei UI" w:hAnsi="Microsoft YaHei UI" w:hint="eastAsia"/>
        </w:rPr>
      </w:pPr>
    </w:p>
    <w:p w14:paraId="4FDA9501" w14:textId="6A2C522A" w:rsidR="00653D4E" w:rsidRDefault="00653D4E" w:rsidP="0005183F">
      <w:pPr>
        <w:widowControl/>
        <w:snapToGrid w:val="0"/>
        <w:spacing w:line="400" w:lineRule="exact"/>
        <w:rPr>
          <w:rFonts w:ascii="Microsoft YaHei UI" w:eastAsia="Microsoft YaHei UI" w:hAnsi="Microsoft YaHei UI" w:hint="eastAsia"/>
        </w:rPr>
      </w:pPr>
    </w:p>
    <w:p w14:paraId="58D8C5F4" w14:textId="222A9EE2" w:rsidR="00653D4E" w:rsidRDefault="00653D4E" w:rsidP="0005183F">
      <w:pPr>
        <w:widowControl/>
        <w:snapToGrid w:val="0"/>
        <w:spacing w:line="400" w:lineRule="exact"/>
        <w:rPr>
          <w:rFonts w:ascii="Microsoft YaHei UI" w:eastAsia="Microsoft YaHei UI" w:hAnsi="Microsoft YaHei UI" w:hint="eastAsia"/>
        </w:rPr>
      </w:pPr>
      <w:r>
        <w:rPr>
          <w:rFonts w:ascii="Microsoft YaHei UI" w:eastAsia="Microsoft YaHei UI" w:hAnsi="Microsoft YaHei UI" w:hint="eastAsia"/>
        </w:rPr>
        <w:t>5-2 为什么要判断</w:t>
      </w:r>
      <w:r w:rsidRPr="00653D4E">
        <w:rPr>
          <w:rFonts w:ascii="Microsoft YaHei UI" w:eastAsia="Microsoft YaHei UI" w:hAnsi="Microsoft YaHei UI"/>
          <w:noProof/>
        </w:rPr>
        <w:drawing>
          <wp:anchor distT="0" distB="0" distL="114300" distR="114300" simplePos="0" relativeHeight="251669504" behindDoc="0" locked="0" layoutInCell="1" allowOverlap="1" wp14:anchorId="0B24F55A" wp14:editId="139329BB">
            <wp:simplePos x="0" y="0"/>
            <wp:positionH relativeFrom="margin">
              <wp:align>left</wp:align>
            </wp:positionH>
            <wp:positionV relativeFrom="page">
              <wp:posOffset>2559570</wp:posOffset>
            </wp:positionV>
            <wp:extent cx="1530350" cy="866140"/>
            <wp:effectExtent l="0" t="0" r="0" b="0"/>
            <wp:wrapSquare wrapText="bothSides"/>
            <wp:docPr id="11041232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12325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7886" cy="870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Microsoft YaHei UI" w:eastAsia="Microsoft YaHei UI" w:hAnsi="Microsoft YaHei UI" w:hint="eastAsia"/>
        </w:rPr>
        <w:t xml:space="preserve"> 不是只有n&gt;0才会进入while循环并且执行自定义函数么</w:t>
      </w:r>
    </w:p>
    <w:p w14:paraId="175E59CA" w14:textId="425EF49A" w:rsidR="00BD0952" w:rsidRDefault="00BD0952" w:rsidP="0005183F">
      <w:pPr>
        <w:widowControl/>
        <w:snapToGrid w:val="0"/>
        <w:spacing w:line="400" w:lineRule="exact"/>
        <w:rPr>
          <w:rFonts w:ascii="Microsoft YaHei UI" w:eastAsia="Microsoft YaHei UI" w:hAnsi="Microsoft YaHei UI" w:hint="eastAsia"/>
        </w:rPr>
      </w:pPr>
      <w:r>
        <w:rPr>
          <w:rFonts w:ascii="Microsoft YaHei UI" w:eastAsia="Microsoft YaHei UI" w:hAnsi="Microsoft YaHei UI" w:hint="eastAsia"/>
        </w:rPr>
        <w:br w:type="page"/>
      </w:r>
    </w:p>
    <w:p w14:paraId="02E12360" w14:textId="71D44051" w:rsidR="0005183F" w:rsidRPr="00645310" w:rsidRDefault="0005183F" w:rsidP="0005183F">
      <w:pPr>
        <w:widowControl/>
        <w:snapToGrid w:val="0"/>
        <w:spacing w:line="400" w:lineRule="exact"/>
        <w:rPr>
          <w:rFonts w:ascii="Microsoft YaHei UI" w:eastAsia="Microsoft YaHei UI" w:hAnsi="Microsoft YaHei UI" w:hint="eastAsia"/>
          <w:b/>
          <w:bCs/>
          <w:sz w:val="24"/>
          <w:szCs w:val="28"/>
        </w:rPr>
      </w:pPr>
      <w:r w:rsidRPr="00645310">
        <w:rPr>
          <w:rFonts w:ascii="Microsoft YaHei UI" w:eastAsia="Microsoft YaHei UI" w:hAnsi="Microsoft YaHei UI"/>
          <w:b/>
          <w:bCs/>
          <w:noProof/>
          <w:sz w:val="24"/>
          <w:szCs w:val="28"/>
        </w:rPr>
        <w:lastRenderedPageBreak/>
        <w:drawing>
          <wp:anchor distT="0" distB="0" distL="114300" distR="114300" simplePos="0" relativeHeight="251663360" behindDoc="0" locked="0" layoutInCell="1" allowOverlap="1" wp14:anchorId="4A447695" wp14:editId="017E87E4">
            <wp:simplePos x="0" y="0"/>
            <wp:positionH relativeFrom="margin">
              <wp:align>right</wp:align>
            </wp:positionH>
            <wp:positionV relativeFrom="page">
              <wp:posOffset>693420</wp:posOffset>
            </wp:positionV>
            <wp:extent cx="6840220" cy="1659255"/>
            <wp:effectExtent l="0" t="0" r="0" b="0"/>
            <wp:wrapSquare wrapText="bothSides"/>
            <wp:docPr id="616566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56619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1659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45310">
        <w:rPr>
          <w:rFonts w:ascii="Microsoft YaHei UI" w:eastAsia="Microsoft YaHei UI" w:hAnsi="Microsoft YaHei UI" w:hint="eastAsia"/>
          <w:b/>
          <w:bCs/>
          <w:sz w:val="24"/>
          <w:szCs w:val="28"/>
        </w:rPr>
        <w:t>Switch语句</w:t>
      </w:r>
    </w:p>
    <w:p w14:paraId="08E9B084" w14:textId="0B3C9898" w:rsidR="0005183F" w:rsidRDefault="0005183F" w:rsidP="0005183F">
      <w:pPr>
        <w:widowControl/>
        <w:snapToGrid w:val="0"/>
        <w:spacing w:line="400" w:lineRule="exact"/>
        <w:rPr>
          <w:rFonts w:ascii="Microsoft YaHei UI" w:eastAsia="Microsoft YaHei UI" w:hAnsi="Microsoft YaHei UI" w:hint="eastAsia"/>
        </w:rPr>
      </w:pPr>
    </w:p>
    <w:p w14:paraId="311948A9" w14:textId="60E0BBC1" w:rsidR="00BD0952" w:rsidRDefault="0005183F" w:rsidP="0005183F">
      <w:pPr>
        <w:widowControl/>
        <w:snapToGrid w:val="0"/>
        <w:spacing w:line="400" w:lineRule="exact"/>
        <w:rPr>
          <w:rFonts w:ascii="Microsoft YaHei UI" w:eastAsia="Microsoft YaHei UI" w:hAnsi="Microsoft YaHei UI" w:hint="eastAsia"/>
        </w:rPr>
      </w:pPr>
      <w:r w:rsidRPr="0005183F">
        <w:rPr>
          <w:rFonts w:ascii="Microsoft YaHei UI" w:eastAsia="Microsoft YaHei UI" w:hAnsi="Microsoft YaHei UI"/>
        </w:rPr>
        <w:t>在switch语句中，</w:t>
      </w:r>
      <w:r>
        <w:rPr>
          <w:rFonts w:ascii="Microsoft YaHei UI" w:eastAsia="Microsoft YaHei UI" w:hAnsi="Microsoft YaHei UI" w:hint="eastAsia"/>
        </w:rPr>
        <w:t>不一定需要</w:t>
      </w:r>
      <w:r w:rsidRPr="0005183F">
        <w:rPr>
          <w:rFonts w:ascii="Microsoft YaHei UI" w:eastAsia="Microsoft YaHei UI" w:hAnsi="Microsoft YaHei UI"/>
        </w:rPr>
        <w:t>使用default。</w:t>
      </w:r>
    </w:p>
    <w:p w14:paraId="0DB2BDDE" w14:textId="6C278485" w:rsidR="00BD0952" w:rsidRDefault="00054287" w:rsidP="0005183F">
      <w:pPr>
        <w:widowControl/>
        <w:snapToGrid w:val="0"/>
        <w:spacing w:line="400" w:lineRule="exact"/>
        <w:rPr>
          <w:rFonts w:ascii="Microsoft YaHei UI" w:eastAsia="Microsoft YaHei UI" w:hAnsi="Microsoft YaHei UI" w:hint="eastAsia"/>
        </w:rPr>
      </w:pPr>
      <w:r w:rsidRPr="00054287">
        <w:rPr>
          <w:rFonts w:ascii="Microsoft YaHei UI" w:eastAsia="Microsoft YaHei UI" w:hAnsi="Microsoft YaHei UI"/>
          <w:noProof/>
        </w:rPr>
        <w:drawing>
          <wp:anchor distT="0" distB="0" distL="114300" distR="114300" simplePos="0" relativeHeight="251664384" behindDoc="0" locked="0" layoutInCell="1" allowOverlap="1" wp14:anchorId="111A941D" wp14:editId="6956A322">
            <wp:simplePos x="0" y="0"/>
            <wp:positionH relativeFrom="margin">
              <wp:align>right</wp:align>
            </wp:positionH>
            <wp:positionV relativeFrom="page">
              <wp:posOffset>3441065</wp:posOffset>
            </wp:positionV>
            <wp:extent cx="6840220" cy="1645285"/>
            <wp:effectExtent l="0" t="0" r="0" b="0"/>
            <wp:wrapSquare wrapText="bothSides"/>
            <wp:docPr id="15419338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933867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1645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EAB039" w14:textId="5299AA4F" w:rsidR="00C17F66" w:rsidRDefault="00C17F66" w:rsidP="0005183F">
      <w:pPr>
        <w:snapToGrid w:val="0"/>
        <w:spacing w:line="400" w:lineRule="exact"/>
        <w:rPr>
          <w:rFonts w:ascii="Microsoft YaHei UI" w:eastAsia="Microsoft YaHei UI" w:hAnsi="Microsoft YaHei UI" w:hint="eastAsia"/>
        </w:rPr>
      </w:pPr>
    </w:p>
    <w:p w14:paraId="4092FE5D" w14:textId="77777777" w:rsidR="00803757" w:rsidRDefault="00803757" w:rsidP="0005183F">
      <w:pPr>
        <w:snapToGrid w:val="0"/>
        <w:spacing w:line="400" w:lineRule="exact"/>
        <w:rPr>
          <w:rFonts w:ascii="Microsoft YaHei UI" w:eastAsia="Microsoft YaHei UI" w:hAnsi="Microsoft YaHei UI" w:hint="eastAsia"/>
        </w:rPr>
      </w:pPr>
    </w:p>
    <w:p w14:paraId="2920D93D" w14:textId="77777777" w:rsidR="00803757" w:rsidRDefault="00803757" w:rsidP="0005183F">
      <w:pPr>
        <w:snapToGrid w:val="0"/>
        <w:spacing w:line="400" w:lineRule="exact"/>
        <w:rPr>
          <w:rFonts w:ascii="Microsoft YaHei UI" w:eastAsia="Microsoft YaHei UI" w:hAnsi="Microsoft YaHei UI" w:hint="eastAsia"/>
        </w:rPr>
      </w:pPr>
    </w:p>
    <w:p w14:paraId="241D0272" w14:textId="77777777" w:rsidR="00803757" w:rsidRDefault="00803757" w:rsidP="0005183F">
      <w:pPr>
        <w:snapToGrid w:val="0"/>
        <w:spacing w:line="400" w:lineRule="exact"/>
        <w:rPr>
          <w:rFonts w:ascii="Microsoft YaHei UI" w:eastAsia="Microsoft YaHei UI" w:hAnsi="Microsoft YaHei UI" w:hint="eastAsia"/>
        </w:rPr>
      </w:pPr>
    </w:p>
    <w:p w14:paraId="27E508FB" w14:textId="77777777" w:rsidR="00803757" w:rsidRDefault="00803757" w:rsidP="0005183F">
      <w:pPr>
        <w:snapToGrid w:val="0"/>
        <w:spacing w:line="400" w:lineRule="exact"/>
        <w:rPr>
          <w:rFonts w:ascii="Microsoft YaHei UI" w:eastAsia="Microsoft YaHei UI" w:hAnsi="Microsoft YaHei UI" w:hint="eastAsia"/>
        </w:rPr>
      </w:pPr>
    </w:p>
    <w:p w14:paraId="570B316D" w14:textId="77777777" w:rsidR="00803757" w:rsidRDefault="00803757" w:rsidP="0005183F">
      <w:pPr>
        <w:snapToGrid w:val="0"/>
        <w:spacing w:line="400" w:lineRule="exact"/>
        <w:rPr>
          <w:rFonts w:ascii="Microsoft YaHei UI" w:eastAsia="Microsoft YaHei UI" w:hAnsi="Microsoft YaHei UI" w:hint="eastAsia"/>
        </w:rPr>
      </w:pPr>
    </w:p>
    <w:p w14:paraId="757F9126" w14:textId="77777777" w:rsidR="00803757" w:rsidRDefault="00803757" w:rsidP="0005183F">
      <w:pPr>
        <w:snapToGrid w:val="0"/>
        <w:spacing w:line="400" w:lineRule="exact"/>
        <w:rPr>
          <w:rFonts w:ascii="Microsoft YaHei UI" w:eastAsia="Microsoft YaHei UI" w:hAnsi="Microsoft YaHei UI" w:hint="eastAsia"/>
        </w:rPr>
      </w:pPr>
    </w:p>
    <w:p w14:paraId="51DC0B1E" w14:textId="620918B7" w:rsidR="00803757" w:rsidRDefault="00803757" w:rsidP="0005183F">
      <w:pPr>
        <w:snapToGrid w:val="0"/>
        <w:spacing w:line="400" w:lineRule="exact"/>
        <w:rPr>
          <w:rFonts w:ascii="Microsoft YaHei UI" w:eastAsia="Microsoft YaHei UI" w:hAnsi="Microsoft YaHei UI" w:hint="eastAsia"/>
        </w:rPr>
      </w:pPr>
    </w:p>
    <w:p w14:paraId="12061CE5" w14:textId="77777777" w:rsidR="00803757" w:rsidRDefault="00803757">
      <w:pPr>
        <w:widowControl/>
        <w:rPr>
          <w:rFonts w:ascii="Microsoft YaHei UI" w:eastAsia="Microsoft YaHei UI" w:hAnsi="Microsoft YaHei UI" w:hint="eastAsia"/>
        </w:rPr>
      </w:pPr>
      <w:r>
        <w:rPr>
          <w:rFonts w:ascii="Microsoft YaHei UI" w:eastAsia="Microsoft YaHei UI" w:hAnsi="Microsoft YaHei UI" w:hint="eastAsia"/>
        </w:rPr>
        <w:br w:type="page"/>
      </w:r>
    </w:p>
    <w:p w14:paraId="5FF0FFDE" w14:textId="10D69DA7" w:rsidR="00803757" w:rsidRPr="000A6033" w:rsidRDefault="00803757" w:rsidP="0005183F">
      <w:pPr>
        <w:snapToGrid w:val="0"/>
        <w:spacing w:line="400" w:lineRule="exact"/>
        <w:rPr>
          <w:rFonts w:ascii="Microsoft YaHei UI" w:eastAsia="Microsoft YaHei UI" w:hAnsi="Microsoft YaHei UI" w:hint="eastAsia"/>
          <w:b/>
          <w:bCs/>
          <w:sz w:val="28"/>
          <w:szCs w:val="32"/>
        </w:rPr>
      </w:pPr>
      <w:r w:rsidRPr="000A6033">
        <w:rPr>
          <w:rFonts w:ascii="Microsoft YaHei UI" w:eastAsia="Microsoft YaHei UI" w:hAnsi="Microsoft YaHei UI" w:hint="eastAsia"/>
          <w:b/>
          <w:bCs/>
          <w:sz w:val="28"/>
          <w:szCs w:val="32"/>
        </w:rPr>
        <w:lastRenderedPageBreak/>
        <w:t>Tips：</w:t>
      </w:r>
    </w:p>
    <w:p w14:paraId="06ECEA7D" w14:textId="23A544B2" w:rsidR="00895843" w:rsidRDefault="00803757" w:rsidP="0005183F">
      <w:pPr>
        <w:snapToGrid w:val="0"/>
        <w:spacing w:line="400" w:lineRule="exact"/>
        <w:rPr>
          <w:rFonts w:ascii="Microsoft YaHei UI" w:eastAsia="Microsoft YaHei UI" w:hAnsi="Microsoft YaHei UI" w:hint="eastAsia"/>
        </w:rPr>
      </w:pPr>
      <w:r w:rsidRPr="00645310">
        <w:rPr>
          <w:rFonts w:ascii="Microsoft YaHei UI" w:eastAsia="Microsoft YaHei UI" w:hAnsi="Microsoft YaHei UI" w:hint="eastAsia"/>
          <w:b/>
          <w:bCs/>
          <w:sz w:val="24"/>
          <w:szCs w:val="28"/>
        </w:rPr>
        <w:t>用double 计算阶乘</w:t>
      </w:r>
      <w:r w:rsidRPr="00803757">
        <w:rPr>
          <w:rFonts w:ascii="Microsoft YaHei UI" w:eastAsia="Microsoft YaHei UI" w:hAnsi="Microsoft YaHei UI" w:hint="eastAsia"/>
        </w:rPr>
        <w:t>，防止溢出</w:t>
      </w:r>
      <w:r w:rsidR="000A6033">
        <w:rPr>
          <w:rFonts w:ascii="Microsoft YaHei UI" w:eastAsia="Microsoft YaHei UI" w:hAnsi="Microsoft YaHei UI" w:hint="eastAsia"/>
        </w:rPr>
        <w:t xml:space="preserve"> </w:t>
      </w:r>
      <w:proofErr w:type="spellStart"/>
      <w:r w:rsidR="000A6033">
        <w:rPr>
          <w:rFonts w:ascii="Microsoft YaHei UI" w:eastAsia="Microsoft YaHei UI" w:hAnsi="Microsoft YaHei UI" w:hint="eastAsia"/>
        </w:rPr>
        <w:t>eg.</w:t>
      </w:r>
      <w:proofErr w:type="spellEnd"/>
      <w:r>
        <w:rPr>
          <w:rFonts w:ascii="Microsoft YaHei UI" w:eastAsia="Microsoft YaHei UI" w:hAnsi="Microsoft YaHei UI" w:hint="eastAsia"/>
        </w:rPr>
        <w:t>：</w:t>
      </w:r>
    </w:p>
    <w:p w14:paraId="5E3EF2E9" w14:textId="77777777" w:rsidR="00803757" w:rsidRPr="00803757" w:rsidRDefault="00803757" w:rsidP="00803757">
      <w:pPr>
        <w:snapToGrid w:val="0"/>
        <w:spacing w:line="400" w:lineRule="exact"/>
        <w:rPr>
          <w:rFonts w:ascii="Microsoft YaHei UI" w:eastAsia="Microsoft YaHei UI" w:hAnsi="Microsoft YaHei UI" w:hint="eastAsia"/>
        </w:rPr>
      </w:pPr>
      <w:r w:rsidRPr="00803757">
        <w:rPr>
          <w:rFonts w:ascii="Microsoft YaHei UI" w:eastAsia="Microsoft YaHei UI" w:hAnsi="Microsoft YaHei UI" w:hint="eastAsia"/>
        </w:rPr>
        <w:t>#include&lt;bits/stdc++.h&gt;</w:t>
      </w:r>
    </w:p>
    <w:p w14:paraId="2FF9BE38" w14:textId="77777777" w:rsidR="00803757" w:rsidRPr="00803757" w:rsidRDefault="00803757" w:rsidP="00803757">
      <w:pPr>
        <w:snapToGrid w:val="0"/>
        <w:spacing w:line="400" w:lineRule="exact"/>
        <w:rPr>
          <w:rFonts w:ascii="Microsoft YaHei UI" w:eastAsia="Microsoft YaHei UI" w:hAnsi="Microsoft YaHei UI" w:hint="eastAsia"/>
        </w:rPr>
      </w:pPr>
      <w:r w:rsidRPr="00803757">
        <w:rPr>
          <w:rFonts w:ascii="Microsoft YaHei UI" w:eastAsia="Microsoft YaHei UI" w:hAnsi="Microsoft YaHei UI" w:hint="eastAsia"/>
        </w:rPr>
        <w:t xml:space="preserve">#define int long </w:t>
      </w:r>
      <w:proofErr w:type="spellStart"/>
      <w:r w:rsidRPr="00803757">
        <w:rPr>
          <w:rFonts w:ascii="Microsoft YaHei UI" w:eastAsia="Microsoft YaHei UI" w:hAnsi="Microsoft YaHei UI" w:hint="eastAsia"/>
        </w:rPr>
        <w:t>long</w:t>
      </w:r>
      <w:proofErr w:type="spellEnd"/>
      <w:r w:rsidRPr="00803757">
        <w:rPr>
          <w:rFonts w:ascii="Microsoft YaHei UI" w:eastAsia="Microsoft YaHei UI" w:hAnsi="Microsoft YaHei UI" w:hint="eastAsia"/>
        </w:rPr>
        <w:t xml:space="preserve"> </w:t>
      </w:r>
    </w:p>
    <w:p w14:paraId="1B034190" w14:textId="77777777" w:rsidR="00803757" w:rsidRPr="00803757" w:rsidRDefault="00803757" w:rsidP="00803757">
      <w:pPr>
        <w:snapToGrid w:val="0"/>
        <w:spacing w:line="400" w:lineRule="exact"/>
        <w:rPr>
          <w:rFonts w:ascii="Microsoft YaHei UI" w:eastAsia="Microsoft YaHei UI" w:hAnsi="Microsoft YaHei UI" w:hint="eastAsia"/>
        </w:rPr>
      </w:pPr>
      <w:r w:rsidRPr="00803757">
        <w:rPr>
          <w:rFonts w:ascii="Microsoft YaHei UI" w:eastAsia="Microsoft YaHei UI" w:hAnsi="Microsoft YaHei UI" w:hint="eastAsia"/>
        </w:rPr>
        <w:t>using namespace std;</w:t>
      </w:r>
    </w:p>
    <w:p w14:paraId="66F6F545" w14:textId="77777777" w:rsidR="00803757" w:rsidRPr="00803757" w:rsidRDefault="00803757" w:rsidP="00803757">
      <w:pPr>
        <w:snapToGrid w:val="0"/>
        <w:spacing w:line="400" w:lineRule="exact"/>
        <w:rPr>
          <w:rFonts w:ascii="Microsoft YaHei UI" w:eastAsia="Microsoft YaHei UI" w:hAnsi="Microsoft YaHei UI" w:hint="eastAsia"/>
        </w:rPr>
      </w:pPr>
      <w:r w:rsidRPr="00803757">
        <w:rPr>
          <w:rFonts w:ascii="Microsoft YaHei UI" w:eastAsia="Microsoft YaHei UI" w:hAnsi="Microsoft YaHei UI" w:hint="eastAsia"/>
        </w:rPr>
        <w:t xml:space="preserve">signed </w:t>
      </w:r>
      <w:proofErr w:type="gramStart"/>
      <w:r w:rsidRPr="00803757">
        <w:rPr>
          <w:rFonts w:ascii="Microsoft YaHei UI" w:eastAsia="Microsoft YaHei UI" w:hAnsi="Microsoft YaHei UI" w:hint="eastAsia"/>
        </w:rPr>
        <w:t>main(</w:t>
      </w:r>
      <w:proofErr w:type="gramEnd"/>
      <w:r w:rsidRPr="00803757">
        <w:rPr>
          <w:rFonts w:ascii="Microsoft YaHei UI" w:eastAsia="Microsoft YaHei UI" w:hAnsi="Microsoft YaHei UI" w:hint="eastAsia"/>
        </w:rPr>
        <w:t>)</w:t>
      </w:r>
    </w:p>
    <w:p w14:paraId="2B2C4E9B" w14:textId="77777777" w:rsidR="00803757" w:rsidRPr="00803757" w:rsidRDefault="00803757" w:rsidP="00803757">
      <w:pPr>
        <w:snapToGrid w:val="0"/>
        <w:spacing w:line="400" w:lineRule="exact"/>
        <w:rPr>
          <w:rFonts w:ascii="Microsoft YaHei UI" w:eastAsia="Microsoft YaHei UI" w:hAnsi="Microsoft YaHei UI" w:hint="eastAsia"/>
        </w:rPr>
      </w:pPr>
      <w:r w:rsidRPr="00803757">
        <w:rPr>
          <w:rFonts w:ascii="Microsoft YaHei UI" w:eastAsia="Microsoft YaHei UI" w:hAnsi="Microsoft YaHei UI" w:hint="eastAsia"/>
        </w:rPr>
        <w:t>{</w:t>
      </w:r>
    </w:p>
    <w:p w14:paraId="5DD0516B" w14:textId="77777777" w:rsidR="00803757" w:rsidRPr="00803757" w:rsidRDefault="00803757" w:rsidP="00803757">
      <w:pPr>
        <w:snapToGrid w:val="0"/>
        <w:spacing w:line="400" w:lineRule="exact"/>
        <w:rPr>
          <w:rFonts w:ascii="Microsoft YaHei UI" w:eastAsia="Microsoft YaHei UI" w:hAnsi="Microsoft YaHei UI" w:hint="eastAsia"/>
        </w:rPr>
      </w:pPr>
      <w:r w:rsidRPr="00803757">
        <w:rPr>
          <w:rFonts w:ascii="Microsoft YaHei UI" w:eastAsia="Microsoft YaHei UI" w:hAnsi="Microsoft YaHei UI" w:hint="eastAsia"/>
        </w:rPr>
        <w:tab/>
        <w:t>int n;</w:t>
      </w:r>
    </w:p>
    <w:p w14:paraId="1BD07028" w14:textId="77777777" w:rsidR="00803757" w:rsidRPr="00803757" w:rsidRDefault="00803757" w:rsidP="00803757">
      <w:pPr>
        <w:snapToGrid w:val="0"/>
        <w:spacing w:line="400" w:lineRule="exact"/>
        <w:rPr>
          <w:rFonts w:ascii="Microsoft YaHei UI" w:eastAsia="Microsoft YaHei UI" w:hAnsi="Microsoft YaHei UI" w:hint="eastAsia"/>
        </w:rPr>
      </w:pPr>
      <w:r w:rsidRPr="00803757">
        <w:rPr>
          <w:rFonts w:ascii="Microsoft YaHei UI" w:eastAsia="Microsoft YaHei UI" w:hAnsi="Microsoft YaHei UI" w:hint="eastAsia"/>
        </w:rPr>
        <w:tab/>
      </w:r>
      <w:proofErr w:type="spellStart"/>
      <w:r w:rsidRPr="00803757">
        <w:rPr>
          <w:rFonts w:ascii="Microsoft YaHei UI" w:eastAsia="Microsoft YaHei UI" w:hAnsi="Microsoft YaHei UI" w:hint="eastAsia"/>
        </w:rPr>
        <w:t>cin</w:t>
      </w:r>
      <w:proofErr w:type="spellEnd"/>
      <w:r w:rsidRPr="00803757">
        <w:rPr>
          <w:rFonts w:ascii="Microsoft YaHei UI" w:eastAsia="Microsoft YaHei UI" w:hAnsi="Microsoft YaHei UI" w:hint="eastAsia"/>
        </w:rPr>
        <w:t>&gt;&gt;n;</w:t>
      </w:r>
    </w:p>
    <w:p w14:paraId="266B72CB" w14:textId="77777777" w:rsidR="00803757" w:rsidRPr="00803757" w:rsidRDefault="00803757" w:rsidP="00803757">
      <w:pPr>
        <w:snapToGrid w:val="0"/>
        <w:spacing w:line="400" w:lineRule="exact"/>
        <w:rPr>
          <w:rFonts w:ascii="Microsoft YaHei UI" w:eastAsia="Microsoft YaHei UI" w:hAnsi="Microsoft YaHei UI" w:hint="eastAsia"/>
        </w:rPr>
      </w:pPr>
      <w:r w:rsidRPr="00803757">
        <w:rPr>
          <w:rFonts w:ascii="Microsoft YaHei UI" w:eastAsia="Microsoft YaHei UI" w:hAnsi="Microsoft YaHei UI" w:hint="eastAsia"/>
        </w:rPr>
        <w:tab/>
        <w:t>double sum=1.</w:t>
      </w:r>
      <w:proofErr w:type="gramStart"/>
      <w:r w:rsidRPr="00803757">
        <w:rPr>
          <w:rFonts w:ascii="Microsoft YaHei UI" w:eastAsia="Microsoft YaHei UI" w:hAnsi="Microsoft YaHei UI" w:hint="eastAsia"/>
        </w:rPr>
        <w:t>0,a</w:t>
      </w:r>
      <w:proofErr w:type="gramEnd"/>
      <w:r w:rsidRPr="00803757">
        <w:rPr>
          <w:rFonts w:ascii="Microsoft YaHei UI" w:eastAsia="Microsoft YaHei UI" w:hAnsi="Microsoft YaHei UI" w:hint="eastAsia"/>
        </w:rPr>
        <w:t>=1.0;</w:t>
      </w:r>
    </w:p>
    <w:p w14:paraId="031F9B6F" w14:textId="77777777" w:rsidR="00803757" w:rsidRPr="00803757" w:rsidRDefault="00803757" w:rsidP="00803757">
      <w:pPr>
        <w:snapToGrid w:val="0"/>
        <w:spacing w:line="400" w:lineRule="exact"/>
        <w:rPr>
          <w:rFonts w:ascii="Microsoft YaHei UI" w:eastAsia="Microsoft YaHei UI" w:hAnsi="Microsoft YaHei UI" w:hint="eastAsia"/>
        </w:rPr>
      </w:pPr>
      <w:r w:rsidRPr="00803757">
        <w:rPr>
          <w:rFonts w:ascii="Microsoft YaHei UI" w:eastAsia="Microsoft YaHei UI" w:hAnsi="Microsoft YaHei UI" w:hint="eastAsia"/>
        </w:rPr>
        <w:tab/>
        <w:t xml:space="preserve">//用double 计算阶乘，防止溢出 </w:t>
      </w:r>
    </w:p>
    <w:p w14:paraId="6E9AA1F3" w14:textId="77777777" w:rsidR="00803757" w:rsidRPr="00803757" w:rsidRDefault="00803757" w:rsidP="00803757">
      <w:pPr>
        <w:snapToGrid w:val="0"/>
        <w:spacing w:line="400" w:lineRule="exact"/>
        <w:rPr>
          <w:rFonts w:ascii="Microsoft YaHei UI" w:eastAsia="Microsoft YaHei UI" w:hAnsi="Microsoft YaHei UI" w:hint="eastAsia"/>
        </w:rPr>
      </w:pPr>
      <w:r w:rsidRPr="00803757">
        <w:rPr>
          <w:rFonts w:ascii="Microsoft YaHei UI" w:eastAsia="Microsoft YaHei UI" w:hAnsi="Microsoft YaHei UI" w:hint="eastAsia"/>
        </w:rPr>
        <w:tab/>
      </w:r>
      <w:proofErr w:type="gramStart"/>
      <w:r w:rsidRPr="00803757">
        <w:rPr>
          <w:rFonts w:ascii="Microsoft YaHei UI" w:eastAsia="Microsoft YaHei UI" w:hAnsi="Microsoft YaHei UI" w:hint="eastAsia"/>
        </w:rPr>
        <w:t>for(</w:t>
      </w:r>
      <w:proofErr w:type="gramEnd"/>
      <w:r w:rsidRPr="00803757">
        <w:rPr>
          <w:rFonts w:ascii="Microsoft YaHei UI" w:eastAsia="Microsoft YaHei UI" w:hAnsi="Microsoft YaHei UI" w:hint="eastAsia"/>
        </w:rPr>
        <w:t xml:space="preserve">int </w:t>
      </w:r>
      <w:proofErr w:type="spellStart"/>
      <w:r w:rsidRPr="00803757">
        <w:rPr>
          <w:rFonts w:ascii="Microsoft YaHei UI" w:eastAsia="Microsoft YaHei UI" w:hAnsi="Microsoft YaHei UI" w:hint="eastAsia"/>
        </w:rPr>
        <w:t>i</w:t>
      </w:r>
      <w:proofErr w:type="spellEnd"/>
      <w:r w:rsidRPr="00803757">
        <w:rPr>
          <w:rFonts w:ascii="Microsoft YaHei UI" w:eastAsia="Microsoft YaHei UI" w:hAnsi="Microsoft YaHei UI" w:hint="eastAsia"/>
        </w:rPr>
        <w:t>=</w:t>
      </w:r>
      <w:proofErr w:type="gramStart"/>
      <w:r w:rsidRPr="00803757">
        <w:rPr>
          <w:rFonts w:ascii="Microsoft YaHei UI" w:eastAsia="Microsoft YaHei UI" w:hAnsi="Microsoft YaHei UI" w:hint="eastAsia"/>
        </w:rPr>
        <w:t>1;i</w:t>
      </w:r>
      <w:proofErr w:type="gramEnd"/>
      <w:r w:rsidRPr="00803757">
        <w:rPr>
          <w:rFonts w:ascii="Microsoft YaHei UI" w:eastAsia="Microsoft YaHei UI" w:hAnsi="Microsoft YaHei UI" w:hint="eastAsia"/>
        </w:rPr>
        <w:t>&lt;=</w:t>
      </w:r>
      <w:proofErr w:type="spellStart"/>
      <w:proofErr w:type="gramStart"/>
      <w:r w:rsidRPr="00803757">
        <w:rPr>
          <w:rFonts w:ascii="Microsoft YaHei UI" w:eastAsia="Microsoft YaHei UI" w:hAnsi="Microsoft YaHei UI" w:hint="eastAsia"/>
        </w:rPr>
        <w:t>n;i</w:t>
      </w:r>
      <w:proofErr w:type="spellEnd"/>
      <w:proofErr w:type="gramEnd"/>
      <w:r w:rsidRPr="00803757">
        <w:rPr>
          <w:rFonts w:ascii="Microsoft YaHei UI" w:eastAsia="Microsoft YaHei UI" w:hAnsi="Microsoft YaHei UI" w:hint="eastAsia"/>
        </w:rPr>
        <w:t>+</w:t>
      </w:r>
      <w:proofErr w:type="gramStart"/>
      <w:r w:rsidRPr="00803757">
        <w:rPr>
          <w:rFonts w:ascii="Microsoft YaHei UI" w:eastAsia="Microsoft YaHei UI" w:hAnsi="Microsoft YaHei UI" w:hint="eastAsia"/>
        </w:rPr>
        <w:t>+){</w:t>
      </w:r>
      <w:proofErr w:type="gramEnd"/>
    </w:p>
    <w:p w14:paraId="3D43E310" w14:textId="77777777" w:rsidR="00803757" w:rsidRPr="00803757" w:rsidRDefault="00803757" w:rsidP="00803757">
      <w:pPr>
        <w:snapToGrid w:val="0"/>
        <w:spacing w:line="400" w:lineRule="exact"/>
        <w:rPr>
          <w:rFonts w:ascii="Microsoft YaHei UI" w:eastAsia="Microsoft YaHei UI" w:hAnsi="Microsoft YaHei UI" w:hint="eastAsia"/>
        </w:rPr>
      </w:pPr>
      <w:r w:rsidRPr="00803757">
        <w:rPr>
          <w:rFonts w:ascii="Microsoft YaHei UI" w:eastAsia="Microsoft YaHei UI" w:hAnsi="Microsoft YaHei UI" w:hint="eastAsia"/>
        </w:rPr>
        <w:tab/>
      </w:r>
      <w:r w:rsidRPr="00803757">
        <w:rPr>
          <w:rFonts w:ascii="Microsoft YaHei UI" w:eastAsia="Microsoft YaHei UI" w:hAnsi="Microsoft YaHei UI" w:hint="eastAsia"/>
        </w:rPr>
        <w:tab/>
        <w:t>a*=</w:t>
      </w:r>
      <w:proofErr w:type="spellStart"/>
      <w:r w:rsidRPr="00803757">
        <w:rPr>
          <w:rFonts w:ascii="Microsoft YaHei UI" w:eastAsia="Microsoft YaHei UI" w:hAnsi="Microsoft YaHei UI" w:hint="eastAsia"/>
        </w:rPr>
        <w:t>i</w:t>
      </w:r>
      <w:proofErr w:type="spellEnd"/>
      <w:r w:rsidRPr="00803757">
        <w:rPr>
          <w:rFonts w:ascii="Microsoft YaHei UI" w:eastAsia="Microsoft YaHei UI" w:hAnsi="Microsoft YaHei UI" w:hint="eastAsia"/>
        </w:rPr>
        <w:t>*1.0;</w:t>
      </w:r>
    </w:p>
    <w:p w14:paraId="706AAA10" w14:textId="77777777" w:rsidR="00803757" w:rsidRPr="00803757" w:rsidRDefault="00803757" w:rsidP="00803757">
      <w:pPr>
        <w:snapToGrid w:val="0"/>
        <w:spacing w:line="400" w:lineRule="exact"/>
        <w:rPr>
          <w:rFonts w:ascii="Microsoft YaHei UI" w:eastAsia="Microsoft YaHei UI" w:hAnsi="Microsoft YaHei UI" w:hint="eastAsia"/>
        </w:rPr>
      </w:pPr>
      <w:r w:rsidRPr="00803757">
        <w:rPr>
          <w:rFonts w:ascii="Microsoft YaHei UI" w:eastAsia="Microsoft YaHei UI" w:hAnsi="Microsoft YaHei UI" w:hint="eastAsia"/>
        </w:rPr>
        <w:tab/>
      </w:r>
      <w:r w:rsidRPr="00803757">
        <w:rPr>
          <w:rFonts w:ascii="Microsoft YaHei UI" w:eastAsia="Microsoft YaHei UI" w:hAnsi="Microsoft YaHei UI" w:hint="eastAsia"/>
        </w:rPr>
        <w:tab/>
        <w:t>sum+=1.0/a;</w:t>
      </w:r>
    </w:p>
    <w:p w14:paraId="470B0C11" w14:textId="77777777" w:rsidR="00803757" w:rsidRPr="00803757" w:rsidRDefault="00803757" w:rsidP="00803757">
      <w:pPr>
        <w:snapToGrid w:val="0"/>
        <w:spacing w:line="400" w:lineRule="exact"/>
        <w:rPr>
          <w:rFonts w:ascii="Microsoft YaHei UI" w:eastAsia="Microsoft YaHei UI" w:hAnsi="Microsoft YaHei UI" w:hint="eastAsia"/>
        </w:rPr>
      </w:pPr>
      <w:r w:rsidRPr="00803757">
        <w:rPr>
          <w:rFonts w:ascii="Microsoft YaHei UI" w:eastAsia="Microsoft YaHei UI" w:hAnsi="Microsoft YaHei UI" w:hint="eastAsia"/>
        </w:rPr>
        <w:tab/>
        <w:t xml:space="preserve">} </w:t>
      </w:r>
    </w:p>
    <w:p w14:paraId="0DDAC384" w14:textId="77777777" w:rsidR="00803757" w:rsidRPr="00803757" w:rsidRDefault="00803757" w:rsidP="00803757">
      <w:pPr>
        <w:snapToGrid w:val="0"/>
        <w:spacing w:line="400" w:lineRule="exact"/>
        <w:rPr>
          <w:rFonts w:ascii="Microsoft YaHei UI" w:eastAsia="Microsoft YaHei UI" w:hAnsi="Microsoft YaHei UI" w:hint="eastAsia"/>
        </w:rPr>
      </w:pPr>
      <w:r w:rsidRPr="00803757">
        <w:rPr>
          <w:rFonts w:ascii="Microsoft YaHei UI" w:eastAsia="Microsoft YaHei UI" w:hAnsi="Microsoft YaHei UI" w:hint="eastAsia"/>
        </w:rPr>
        <w:tab/>
      </w:r>
      <w:proofErr w:type="spellStart"/>
      <w:r w:rsidRPr="00803757">
        <w:rPr>
          <w:rFonts w:ascii="Microsoft YaHei UI" w:eastAsia="Microsoft YaHei UI" w:hAnsi="Microsoft YaHei UI" w:hint="eastAsia"/>
        </w:rPr>
        <w:t>cout</w:t>
      </w:r>
      <w:proofErr w:type="spellEnd"/>
      <w:r w:rsidRPr="00803757">
        <w:rPr>
          <w:rFonts w:ascii="Microsoft YaHei UI" w:eastAsia="Microsoft YaHei UI" w:hAnsi="Microsoft YaHei UI" w:hint="eastAsia"/>
        </w:rPr>
        <w:t>&lt;&lt;fixed&lt;&lt;</w:t>
      </w:r>
      <w:proofErr w:type="spellStart"/>
      <w:proofErr w:type="gramStart"/>
      <w:r w:rsidRPr="00803757">
        <w:rPr>
          <w:rFonts w:ascii="Microsoft YaHei UI" w:eastAsia="Microsoft YaHei UI" w:hAnsi="Microsoft YaHei UI" w:hint="eastAsia"/>
        </w:rPr>
        <w:t>setprecision</w:t>
      </w:r>
      <w:proofErr w:type="spellEnd"/>
      <w:r w:rsidRPr="00803757">
        <w:rPr>
          <w:rFonts w:ascii="Microsoft YaHei UI" w:eastAsia="Microsoft YaHei UI" w:hAnsi="Microsoft YaHei UI" w:hint="eastAsia"/>
        </w:rPr>
        <w:t>(8)&lt;</w:t>
      </w:r>
      <w:proofErr w:type="gramEnd"/>
      <w:r w:rsidRPr="00803757">
        <w:rPr>
          <w:rFonts w:ascii="Microsoft YaHei UI" w:eastAsia="Microsoft YaHei UI" w:hAnsi="Microsoft YaHei UI" w:hint="eastAsia"/>
        </w:rPr>
        <w:t>&lt;sum;</w:t>
      </w:r>
    </w:p>
    <w:p w14:paraId="1C8B628A" w14:textId="77777777" w:rsidR="00803757" w:rsidRPr="00803757" w:rsidRDefault="00803757" w:rsidP="00803757">
      <w:pPr>
        <w:snapToGrid w:val="0"/>
        <w:spacing w:line="400" w:lineRule="exact"/>
        <w:rPr>
          <w:rFonts w:ascii="Microsoft YaHei UI" w:eastAsia="Microsoft YaHei UI" w:hAnsi="Microsoft YaHei UI" w:hint="eastAsia"/>
        </w:rPr>
      </w:pPr>
      <w:r w:rsidRPr="00803757">
        <w:rPr>
          <w:rFonts w:ascii="Microsoft YaHei UI" w:eastAsia="Microsoft YaHei UI" w:hAnsi="Microsoft YaHei UI" w:hint="eastAsia"/>
        </w:rPr>
        <w:tab/>
        <w:t>return 0;</w:t>
      </w:r>
    </w:p>
    <w:p w14:paraId="3E02B782" w14:textId="0A32824D" w:rsidR="005A1664" w:rsidRDefault="00803757" w:rsidP="00803757">
      <w:pPr>
        <w:snapToGrid w:val="0"/>
        <w:spacing w:line="400" w:lineRule="exact"/>
        <w:rPr>
          <w:rFonts w:ascii="Microsoft YaHei UI" w:eastAsia="Microsoft YaHei UI" w:hAnsi="Microsoft YaHei UI" w:hint="eastAsia"/>
        </w:rPr>
      </w:pPr>
      <w:r w:rsidRPr="00803757">
        <w:rPr>
          <w:rFonts w:ascii="Microsoft YaHei UI" w:eastAsia="Microsoft YaHei UI" w:hAnsi="Microsoft YaHei UI" w:hint="eastAsia"/>
        </w:rPr>
        <w:t>}</w:t>
      </w:r>
    </w:p>
    <w:p w14:paraId="535BB608" w14:textId="77777777" w:rsidR="00522CCB" w:rsidRDefault="00522CCB" w:rsidP="00803757">
      <w:pPr>
        <w:snapToGrid w:val="0"/>
        <w:spacing w:line="400" w:lineRule="exact"/>
        <w:rPr>
          <w:rFonts w:ascii="Microsoft YaHei UI" w:eastAsia="Microsoft YaHei UI" w:hAnsi="Microsoft YaHei UI" w:hint="eastAsia"/>
        </w:rPr>
      </w:pPr>
    </w:p>
    <w:p w14:paraId="7976DB85" w14:textId="64D80A09" w:rsidR="00522CCB" w:rsidRPr="00645310" w:rsidRDefault="00522CCB" w:rsidP="00803757">
      <w:pPr>
        <w:snapToGrid w:val="0"/>
        <w:spacing w:line="400" w:lineRule="exact"/>
        <w:rPr>
          <w:rFonts w:ascii="Microsoft YaHei UI" w:eastAsia="Microsoft YaHei UI" w:hAnsi="Microsoft YaHei UI" w:hint="eastAsia"/>
          <w:b/>
          <w:bCs/>
          <w:sz w:val="24"/>
          <w:szCs w:val="28"/>
        </w:rPr>
      </w:pPr>
      <w:r w:rsidRPr="00645310">
        <w:rPr>
          <w:rFonts w:ascii="Microsoft YaHei UI" w:eastAsia="Microsoft YaHei UI" w:hAnsi="Microsoft YaHei UI" w:hint="eastAsia"/>
          <w:b/>
          <w:bCs/>
          <w:sz w:val="24"/>
          <w:szCs w:val="28"/>
        </w:rPr>
        <w:t>简化输出：</w:t>
      </w:r>
    </w:p>
    <w:p w14:paraId="59305CB2" w14:textId="19350B60" w:rsidR="00522CCB" w:rsidRDefault="00522CCB" w:rsidP="00803757">
      <w:pPr>
        <w:snapToGrid w:val="0"/>
        <w:spacing w:line="400" w:lineRule="exact"/>
        <w:rPr>
          <w:rFonts w:ascii="Microsoft YaHei UI" w:eastAsia="Microsoft YaHei UI" w:hAnsi="Microsoft YaHei UI" w:hint="eastAsia"/>
        </w:rPr>
      </w:pPr>
      <w:proofErr w:type="spellStart"/>
      <w:r w:rsidRPr="00522CCB">
        <w:rPr>
          <w:rFonts w:ascii="Microsoft YaHei UI" w:eastAsia="Microsoft YaHei UI" w:hAnsi="Microsoft YaHei UI" w:hint="eastAsia"/>
        </w:rPr>
        <w:t>cout</w:t>
      </w:r>
      <w:proofErr w:type="spellEnd"/>
      <w:r w:rsidRPr="00522CCB">
        <w:rPr>
          <w:rFonts w:ascii="Microsoft YaHei UI" w:eastAsia="Microsoft YaHei UI" w:hAnsi="Microsoft YaHei UI" w:hint="eastAsia"/>
        </w:rPr>
        <w:t>&lt;&lt;(c&gt;=a&amp;&amp;d&lt;</w:t>
      </w:r>
      <w:proofErr w:type="spellStart"/>
      <w:r w:rsidRPr="00522CCB">
        <w:rPr>
          <w:rFonts w:ascii="Microsoft YaHei UI" w:eastAsia="Microsoft YaHei UI" w:hAnsi="Microsoft YaHei UI" w:hint="eastAsia"/>
        </w:rPr>
        <w:t>b?"Yes":"No</w:t>
      </w:r>
      <w:proofErr w:type="spellEnd"/>
      <w:proofErr w:type="gramStart"/>
      <w:r w:rsidRPr="00522CCB">
        <w:rPr>
          <w:rFonts w:ascii="Microsoft YaHei UI" w:eastAsia="Microsoft YaHei UI" w:hAnsi="Microsoft YaHei UI" w:hint="eastAsia"/>
        </w:rPr>
        <w:t>")&lt;</w:t>
      </w:r>
      <w:proofErr w:type="gramEnd"/>
      <w:r w:rsidRPr="00522CCB">
        <w:rPr>
          <w:rFonts w:ascii="Microsoft YaHei UI" w:eastAsia="Microsoft YaHei UI" w:hAnsi="Microsoft YaHei UI" w:hint="eastAsia"/>
        </w:rPr>
        <w:t>&lt;</w:t>
      </w:r>
      <w:proofErr w:type="spellStart"/>
      <w:r w:rsidRPr="00522CCB">
        <w:rPr>
          <w:rFonts w:ascii="Microsoft YaHei UI" w:eastAsia="Microsoft YaHei UI" w:hAnsi="Microsoft YaHei UI" w:hint="eastAsia"/>
        </w:rPr>
        <w:t>endl</w:t>
      </w:r>
      <w:proofErr w:type="spellEnd"/>
      <w:r w:rsidRPr="00522CCB">
        <w:rPr>
          <w:rFonts w:ascii="Microsoft YaHei UI" w:eastAsia="Microsoft YaHei UI" w:hAnsi="Microsoft YaHei UI" w:hint="eastAsia"/>
        </w:rPr>
        <w:t>;</w:t>
      </w:r>
    </w:p>
    <w:p w14:paraId="0CF31A51" w14:textId="77777777" w:rsidR="00895843" w:rsidRDefault="00895843" w:rsidP="00803757">
      <w:pPr>
        <w:snapToGrid w:val="0"/>
        <w:spacing w:line="400" w:lineRule="exact"/>
        <w:rPr>
          <w:rFonts w:ascii="Microsoft YaHei UI" w:eastAsia="Microsoft YaHei UI" w:hAnsi="Microsoft YaHei UI" w:hint="eastAsia"/>
        </w:rPr>
      </w:pPr>
    </w:p>
    <w:p w14:paraId="05507B9E" w14:textId="003B1669" w:rsidR="00645310" w:rsidRPr="00645310" w:rsidRDefault="00645310" w:rsidP="00803757">
      <w:pPr>
        <w:snapToGrid w:val="0"/>
        <w:spacing w:line="400" w:lineRule="exact"/>
        <w:rPr>
          <w:rFonts w:ascii="Microsoft YaHei UI" w:eastAsia="Microsoft YaHei UI" w:hAnsi="Microsoft YaHei UI" w:hint="eastAsia"/>
          <w:b/>
          <w:bCs/>
          <w:sz w:val="24"/>
          <w:szCs w:val="28"/>
        </w:rPr>
      </w:pPr>
      <w:r w:rsidRPr="00645310">
        <w:rPr>
          <w:rFonts w:ascii="Microsoft YaHei UI" w:eastAsia="Microsoft YaHei UI" w:hAnsi="Microsoft YaHei UI" w:hint="eastAsia"/>
          <w:b/>
          <w:bCs/>
          <w:sz w:val="24"/>
          <w:szCs w:val="28"/>
        </w:rPr>
        <w:t>简化循环：</w:t>
      </w:r>
    </w:p>
    <w:p w14:paraId="3ACF7A11" w14:textId="77777777" w:rsidR="00645310" w:rsidRPr="00CA4B5B" w:rsidRDefault="00645310" w:rsidP="00645310">
      <w:pPr>
        <w:snapToGrid w:val="0"/>
        <w:spacing w:line="400" w:lineRule="exact"/>
        <w:rPr>
          <w:rFonts w:ascii="Microsoft YaHei UI" w:eastAsia="Microsoft YaHei UI" w:hAnsi="Microsoft YaHei UI" w:hint="eastAsia"/>
          <w:sz w:val="24"/>
          <w:szCs w:val="28"/>
        </w:rPr>
      </w:pPr>
      <w:r w:rsidRPr="00CA4B5B">
        <w:rPr>
          <w:rFonts w:ascii="Microsoft YaHei UI" w:eastAsia="Microsoft YaHei UI" w:hAnsi="Microsoft YaHei UI"/>
          <w:sz w:val="24"/>
          <w:szCs w:val="28"/>
        </w:rPr>
        <w:t xml:space="preserve">#define </w:t>
      </w:r>
      <w:proofErr w:type="spellStart"/>
      <w:proofErr w:type="gramStart"/>
      <w:r w:rsidRPr="00CA4B5B">
        <w:rPr>
          <w:rFonts w:ascii="Microsoft YaHei UI" w:eastAsia="Microsoft YaHei UI" w:hAnsi="Microsoft YaHei UI"/>
          <w:sz w:val="24"/>
          <w:szCs w:val="28"/>
        </w:rPr>
        <w:t>forn</w:t>
      </w:r>
      <w:proofErr w:type="spellEnd"/>
      <w:r w:rsidRPr="00CA4B5B">
        <w:rPr>
          <w:rFonts w:ascii="Microsoft YaHei UI" w:eastAsia="Microsoft YaHei UI" w:hAnsi="Microsoft YaHei UI"/>
          <w:sz w:val="24"/>
          <w:szCs w:val="28"/>
        </w:rPr>
        <w:t>(</w:t>
      </w:r>
      <w:proofErr w:type="spellStart"/>
      <w:proofErr w:type="gramEnd"/>
      <w:r w:rsidRPr="00CA4B5B">
        <w:rPr>
          <w:rFonts w:ascii="Microsoft YaHei UI" w:eastAsia="Microsoft YaHei UI" w:hAnsi="Microsoft YaHei UI"/>
          <w:sz w:val="24"/>
          <w:szCs w:val="28"/>
        </w:rPr>
        <w:t>i</w:t>
      </w:r>
      <w:proofErr w:type="spellEnd"/>
      <w:r w:rsidRPr="00CA4B5B">
        <w:rPr>
          <w:rFonts w:ascii="Microsoft YaHei UI" w:eastAsia="Microsoft YaHei UI" w:hAnsi="Microsoft YaHei UI"/>
          <w:sz w:val="24"/>
          <w:szCs w:val="28"/>
        </w:rPr>
        <w:t xml:space="preserve">, n) for (int </w:t>
      </w:r>
      <w:proofErr w:type="spellStart"/>
      <w:r w:rsidRPr="00CA4B5B">
        <w:rPr>
          <w:rFonts w:ascii="Microsoft YaHei UI" w:eastAsia="Microsoft YaHei UI" w:hAnsi="Microsoft YaHei UI"/>
          <w:sz w:val="24"/>
          <w:szCs w:val="28"/>
        </w:rPr>
        <w:t>i</w:t>
      </w:r>
      <w:proofErr w:type="spellEnd"/>
      <w:r w:rsidRPr="00CA4B5B">
        <w:rPr>
          <w:rFonts w:ascii="Microsoft YaHei UI" w:eastAsia="Microsoft YaHei UI" w:hAnsi="Microsoft YaHei UI"/>
          <w:sz w:val="24"/>
          <w:szCs w:val="28"/>
        </w:rPr>
        <w:t xml:space="preserve"> = 0; </w:t>
      </w:r>
      <w:proofErr w:type="spellStart"/>
      <w:r w:rsidRPr="00CA4B5B">
        <w:rPr>
          <w:rFonts w:ascii="Microsoft YaHei UI" w:eastAsia="Microsoft YaHei UI" w:hAnsi="Microsoft YaHei UI"/>
          <w:sz w:val="24"/>
          <w:szCs w:val="28"/>
        </w:rPr>
        <w:t>i</w:t>
      </w:r>
      <w:proofErr w:type="spellEnd"/>
      <w:r w:rsidRPr="00CA4B5B">
        <w:rPr>
          <w:rFonts w:ascii="Microsoft YaHei UI" w:eastAsia="Microsoft YaHei UI" w:hAnsi="Microsoft YaHei UI"/>
          <w:sz w:val="24"/>
          <w:szCs w:val="28"/>
        </w:rPr>
        <w:t xml:space="preserve"> &lt; int(n); </w:t>
      </w:r>
      <w:proofErr w:type="spellStart"/>
      <w:r w:rsidRPr="00CA4B5B">
        <w:rPr>
          <w:rFonts w:ascii="Microsoft YaHei UI" w:eastAsia="Microsoft YaHei UI" w:hAnsi="Microsoft YaHei UI"/>
          <w:sz w:val="24"/>
          <w:szCs w:val="28"/>
        </w:rPr>
        <w:t>i</w:t>
      </w:r>
      <w:proofErr w:type="spellEnd"/>
      <w:r w:rsidRPr="00CA4B5B">
        <w:rPr>
          <w:rFonts w:ascii="Microsoft YaHei UI" w:eastAsia="Microsoft YaHei UI" w:hAnsi="Microsoft YaHei UI"/>
          <w:sz w:val="24"/>
          <w:szCs w:val="28"/>
        </w:rPr>
        <w:t>++)</w:t>
      </w:r>
    </w:p>
    <w:p w14:paraId="64981E4E" w14:textId="77777777" w:rsidR="00645310" w:rsidRDefault="00645310" w:rsidP="00803757">
      <w:pPr>
        <w:snapToGrid w:val="0"/>
        <w:spacing w:line="400" w:lineRule="exact"/>
        <w:rPr>
          <w:rFonts w:ascii="Microsoft YaHei UI" w:eastAsia="Microsoft YaHei UI" w:hAnsi="Microsoft YaHei UI" w:hint="eastAsia"/>
        </w:rPr>
      </w:pPr>
    </w:p>
    <w:p w14:paraId="12719C46" w14:textId="1EFC2D10" w:rsidR="004A56C3" w:rsidRPr="004A56C3" w:rsidRDefault="004A56C3" w:rsidP="00803757">
      <w:pPr>
        <w:snapToGrid w:val="0"/>
        <w:spacing w:line="400" w:lineRule="exact"/>
        <w:rPr>
          <w:rFonts w:ascii="Microsoft YaHei UI" w:eastAsia="Microsoft YaHei UI" w:hAnsi="Microsoft YaHei UI" w:hint="eastAsia"/>
          <w:b/>
          <w:bCs/>
          <w:sz w:val="24"/>
          <w:szCs w:val="28"/>
        </w:rPr>
      </w:pPr>
      <w:r w:rsidRPr="004A56C3">
        <w:rPr>
          <w:rFonts w:ascii="Microsoft YaHei UI" w:eastAsia="Microsoft YaHei UI" w:hAnsi="Microsoft YaHei UI" w:hint="eastAsia"/>
          <w:b/>
          <w:bCs/>
          <w:sz w:val="24"/>
          <w:szCs w:val="28"/>
        </w:rPr>
        <w:t>巧妙的比较方法：</w:t>
      </w:r>
    </w:p>
    <w:p w14:paraId="45AFA272" w14:textId="5687A348" w:rsidR="004A56C3" w:rsidRDefault="004A56C3" w:rsidP="004A56C3">
      <w:pPr>
        <w:snapToGrid w:val="0"/>
        <w:spacing w:line="400" w:lineRule="exact"/>
        <w:rPr>
          <w:rFonts w:ascii="Microsoft YaHei UI" w:eastAsia="Microsoft YaHei UI" w:hAnsi="Microsoft YaHei UI" w:hint="eastAsia"/>
        </w:rPr>
      </w:pPr>
      <w:r w:rsidRPr="004A56C3">
        <w:rPr>
          <w:rFonts w:ascii="Microsoft YaHei UI" w:eastAsia="Microsoft YaHei UI" w:hAnsi="Microsoft YaHei UI"/>
        </w:rPr>
        <w:t>把所有满足条件的分数按值 </w:t>
      </w:r>
      <m:oMath>
        <m:f>
          <m:fPr>
            <m:ctrlPr>
              <w:rPr>
                <w:rFonts w:ascii="Cambria Math" w:eastAsia="Microsoft YaHei UI" w:hAnsi="Cambria Math"/>
              </w:rPr>
            </m:ctrlPr>
          </m:fPr>
          <m:num>
            <m:r>
              <w:rPr>
                <w:rFonts w:ascii="Cambria Math" w:eastAsia="Microsoft YaHei UI" w:hAnsi="Cambria Math"/>
              </w:rPr>
              <m:t>a</m:t>
            </m:r>
          </m:num>
          <m:den>
            <m:r>
              <w:rPr>
                <w:rFonts w:ascii="Cambria Math" w:eastAsia="Microsoft YaHei UI" w:hAnsi="Cambria Math"/>
              </w:rPr>
              <m:t>b</m:t>
            </m:r>
          </m:den>
        </m:f>
      </m:oMath>
      <w:r w:rsidRPr="004A56C3">
        <w:rPr>
          <w:rFonts w:ascii="Microsoft YaHei UI" w:eastAsia="Microsoft YaHei UI" w:hAnsi="Microsoft YaHei UI"/>
        </w:rPr>
        <w:t> 排序。</w:t>
      </w:r>
      <w:r w:rsidRPr="004A56C3">
        <w:rPr>
          <w:rFonts w:ascii="Microsoft YaHei UI" w:eastAsia="Microsoft YaHei UI" w:hAnsi="Microsoft YaHei UI"/>
        </w:rPr>
        <w:br/>
        <w:t>可以直接用浮点数比较，但为了避免浮点误差，可以用</w:t>
      </w:r>
      <w:r w:rsidRPr="005B51A7">
        <w:rPr>
          <w:rFonts w:ascii="Microsoft YaHei UI" w:eastAsia="Microsoft YaHei UI" w:hAnsi="Microsoft YaHei UI"/>
          <w:b/>
          <w:bCs/>
        </w:rPr>
        <w:t>交叉乘法</w:t>
      </w:r>
      <w:r w:rsidRPr="004A56C3">
        <w:rPr>
          <w:rFonts w:ascii="Microsoft YaHei UI" w:eastAsia="Microsoft YaHei UI" w:hAnsi="Microsoft YaHei UI"/>
        </w:rPr>
        <w:t>比较：</w:t>
      </w:r>
      <m:oMath>
        <m:f>
          <m:fPr>
            <m:ctrlPr>
              <w:rPr>
                <w:rFonts w:ascii="Cambria Math" w:eastAsia="Microsoft YaHei UI" w:hAnsi="Cambria Math"/>
              </w:rPr>
            </m:ctrlPr>
          </m:fPr>
          <m:num>
            <m:r>
              <w:rPr>
                <w:rFonts w:ascii="Cambria Math" w:eastAsia="Microsoft YaHei UI" w:hAnsi="Cambria Math"/>
              </w:rPr>
              <m:t>a</m:t>
            </m:r>
          </m:num>
          <m:den>
            <m:r>
              <w:rPr>
                <w:rFonts w:ascii="Cambria Math" w:eastAsia="Microsoft YaHei UI" w:hAnsi="Cambria Math"/>
              </w:rPr>
              <m:t>b</m:t>
            </m:r>
          </m:den>
        </m:f>
        <m:r>
          <w:rPr>
            <w:rFonts w:ascii="Cambria Math" w:eastAsia="Microsoft YaHei UI" w:hAnsi="Cambria Math"/>
          </w:rPr>
          <m:t>&lt;</m:t>
        </m:r>
        <m:f>
          <m:fPr>
            <m:ctrlPr>
              <w:rPr>
                <w:rFonts w:ascii="Cambria Math" w:eastAsia="Microsoft YaHei UI" w:hAnsi="Cambria Math"/>
              </w:rPr>
            </m:ctrlPr>
          </m:fPr>
          <m:num>
            <m:r>
              <w:rPr>
                <w:rFonts w:ascii="Cambria Math" w:eastAsia="Microsoft YaHei UI" w:hAnsi="Cambria Math"/>
              </w:rPr>
              <m:t>c</m:t>
            </m:r>
          </m:num>
          <m:den>
            <m:r>
              <w:rPr>
                <w:rFonts w:ascii="Cambria Math" w:eastAsia="Microsoft YaHei UI" w:hAnsi="Cambria Math"/>
              </w:rPr>
              <m:t>d</m:t>
            </m:r>
          </m:den>
        </m:f>
        <m:r>
          <m:rPr>
            <m:nor/>
          </m:rPr>
          <w:rPr>
            <w:rFonts w:ascii="Arial" w:eastAsia="Microsoft YaHei UI" w:hAnsi="Arial" w:cs="Arial"/>
          </w:rPr>
          <m:t> </m:t>
        </m:r>
        <m:r>
          <m:rPr>
            <m:nor/>
          </m:rPr>
          <w:rPr>
            <w:rFonts w:ascii="Microsoft YaHei UI" w:eastAsia="Microsoft YaHei UI" w:hAnsi="Microsoft YaHei UI" w:cs="Microsoft YaHei UI" w:hint="eastAsia"/>
          </w:rPr>
          <m:t> </m:t>
        </m:r>
        <m:r>
          <w:rPr>
            <w:rFonts w:ascii="Cambria Math" w:eastAsia="Microsoft YaHei UI" w:hAnsi="Cambria Math"/>
          </w:rPr>
          <m:t>⟺</m:t>
        </m:r>
        <m:r>
          <m:rPr>
            <m:nor/>
          </m:rPr>
          <w:rPr>
            <w:rFonts w:ascii="Arial" w:eastAsia="Microsoft YaHei UI" w:hAnsi="Arial" w:cs="Arial"/>
          </w:rPr>
          <m:t> </m:t>
        </m:r>
        <m:r>
          <m:rPr>
            <m:nor/>
          </m:rPr>
          <w:rPr>
            <w:rFonts w:ascii="Microsoft YaHei UI" w:eastAsia="Microsoft YaHei UI" w:hAnsi="Microsoft YaHei UI" w:cs="Microsoft YaHei UI" w:hint="eastAsia"/>
          </w:rPr>
          <m:t> </m:t>
        </m:r>
        <m:r>
          <w:rPr>
            <w:rFonts w:ascii="Cambria Math" w:eastAsia="Microsoft YaHei UI" w:hAnsi="Cambria Math"/>
          </w:rPr>
          <m:t>a⋅d&lt;c⋅b</m:t>
        </m:r>
      </m:oMath>
      <w:r w:rsidRPr="004A56C3">
        <w:rPr>
          <w:rFonts w:ascii="Microsoft YaHei UI" w:eastAsia="Microsoft YaHei UI" w:hAnsi="Microsoft YaHei UI"/>
          <w:i/>
        </w:rPr>
        <w:br/>
      </w:r>
      <w:proofErr w:type="spellStart"/>
      <w:r w:rsidR="00A146B5" w:rsidRPr="00A146B5">
        <w:rPr>
          <w:rFonts w:ascii="Microsoft YaHei UI" w:eastAsia="Microsoft YaHei UI" w:hAnsi="Microsoft YaHei UI" w:hint="eastAsia"/>
        </w:rPr>
        <w:lastRenderedPageBreak/>
        <w:t>scanf</w:t>
      </w:r>
      <w:proofErr w:type="spellEnd"/>
      <w:r w:rsidR="00A146B5" w:rsidRPr="00A146B5">
        <w:rPr>
          <w:rFonts w:ascii="Microsoft YaHei UI" w:eastAsia="Microsoft YaHei UI" w:hAnsi="Microsoft YaHei UI" w:hint="eastAsia"/>
        </w:rPr>
        <w:t>("%^[\n]")可以读入一整行，即使有空格</w:t>
      </w:r>
      <w:r w:rsidR="00A146B5">
        <w:rPr>
          <w:rFonts w:ascii="Microsoft YaHei UI" w:eastAsia="Microsoft YaHei UI" w:hAnsi="Microsoft YaHei UI" w:hint="eastAsia"/>
        </w:rPr>
        <w:t>，</w:t>
      </w:r>
      <w:r w:rsidR="00A146B5" w:rsidRPr="00A146B5">
        <w:rPr>
          <w:rFonts w:ascii="Microsoft YaHei UI" w:eastAsia="Microsoft YaHei UI" w:hAnsi="Microsoft YaHei UI" w:hint="eastAsia"/>
        </w:rPr>
        <w:t>含义是碰到方括号里的所有字符，就停止读</w:t>
      </w:r>
      <w:r w:rsidR="00A146B5">
        <w:rPr>
          <w:rFonts w:ascii="Microsoft YaHei UI" w:eastAsia="Microsoft YaHei UI" w:hAnsi="Microsoft YaHei UI" w:hint="eastAsia"/>
        </w:rPr>
        <w:t>，</w:t>
      </w:r>
      <w:r w:rsidR="00A146B5" w:rsidRPr="00A146B5">
        <w:rPr>
          <w:rFonts w:ascii="Microsoft YaHei UI" w:eastAsia="Microsoft YaHei UI" w:hAnsi="Microsoft YaHei UI" w:hint="eastAsia"/>
        </w:rPr>
        <w:t>有的题是读入到#就填#</w:t>
      </w:r>
      <w:r w:rsidR="00A146B5">
        <w:rPr>
          <w:rFonts w:ascii="Microsoft YaHei UI" w:eastAsia="Microsoft YaHei UI" w:hAnsi="Microsoft YaHei UI" w:hint="eastAsia"/>
        </w:rPr>
        <w:t>，</w:t>
      </w:r>
      <w:r w:rsidR="00A146B5" w:rsidRPr="00A146B5">
        <w:rPr>
          <w:rFonts w:ascii="Microsoft YaHei UI" w:eastAsia="Microsoft YaHei UI" w:hAnsi="Microsoft YaHei UI" w:hint="eastAsia"/>
        </w:rPr>
        <w:t>放多个也可以</w:t>
      </w:r>
      <w:r w:rsidR="00A146B5">
        <w:rPr>
          <w:rFonts w:ascii="Microsoft YaHei UI" w:eastAsia="Microsoft YaHei UI" w:hAnsi="Microsoft YaHei UI" w:hint="eastAsia"/>
        </w:rPr>
        <w:t>，</w:t>
      </w:r>
      <w:r w:rsidR="00A146B5" w:rsidRPr="00A146B5">
        <w:rPr>
          <w:rFonts w:ascii="Microsoft YaHei UI" w:eastAsia="Microsoft YaHei UI" w:hAnsi="Microsoft YaHei UI" w:hint="eastAsia"/>
        </w:rPr>
        <w:t>任意一个，不是全碰到一遍</w:t>
      </w:r>
    </w:p>
    <w:p w14:paraId="253BC109" w14:textId="5F4F203D" w:rsidR="00A146B5" w:rsidRDefault="00A146B5" w:rsidP="004A56C3">
      <w:pPr>
        <w:snapToGrid w:val="0"/>
        <w:spacing w:line="400" w:lineRule="exact"/>
        <w:rPr>
          <w:rFonts w:ascii="Microsoft YaHei UI" w:eastAsia="Microsoft YaHei UI" w:hAnsi="Microsoft YaHei UI" w:hint="eastAsia"/>
        </w:rPr>
      </w:pPr>
      <w:r w:rsidRPr="00A146B5">
        <w:rPr>
          <w:rFonts w:ascii="Microsoft YaHei UI" w:eastAsia="Microsoft YaHei UI" w:hAnsi="Microsoft YaHei UI" w:hint="eastAsia"/>
        </w:rPr>
        <w:t>而且</w:t>
      </w:r>
      <w:proofErr w:type="spellStart"/>
      <w:r w:rsidRPr="00A146B5">
        <w:rPr>
          <w:rFonts w:ascii="Microsoft YaHei UI" w:eastAsia="Microsoft YaHei UI" w:hAnsi="Microsoft YaHei UI" w:hint="eastAsia"/>
        </w:rPr>
        <w:t>getline</w:t>
      </w:r>
      <w:proofErr w:type="spellEnd"/>
      <w:r w:rsidRPr="00A146B5">
        <w:rPr>
          <w:rFonts w:ascii="Microsoft YaHei UI" w:eastAsia="Microsoft YaHei UI" w:hAnsi="Microsoft YaHei UI" w:hint="eastAsia"/>
        </w:rPr>
        <w:t>只能读string</w:t>
      </w:r>
    </w:p>
    <w:p w14:paraId="57304424" w14:textId="14FEBE42" w:rsidR="00A146B5" w:rsidRDefault="00A146B5" w:rsidP="004A56C3">
      <w:pPr>
        <w:snapToGrid w:val="0"/>
        <w:spacing w:line="400" w:lineRule="exact"/>
        <w:rPr>
          <w:rFonts w:ascii="Microsoft YaHei UI" w:eastAsia="Microsoft YaHei UI" w:hAnsi="Microsoft YaHei UI" w:hint="eastAsia"/>
        </w:rPr>
      </w:pPr>
      <w:proofErr w:type="spellStart"/>
      <w:r w:rsidRPr="00A146B5">
        <w:rPr>
          <w:rFonts w:ascii="Microsoft YaHei UI" w:eastAsia="Microsoft YaHei UI" w:hAnsi="Microsoft YaHei UI" w:hint="eastAsia"/>
        </w:rPr>
        <w:t>cin.getline</w:t>
      </w:r>
      <w:proofErr w:type="spellEnd"/>
      <w:proofErr w:type="gramStart"/>
      <w:r w:rsidRPr="00A146B5">
        <w:rPr>
          <w:rFonts w:ascii="Microsoft YaHei UI" w:eastAsia="Microsoft YaHei UI" w:hAnsi="Microsoft YaHei UI" w:hint="eastAsia"/>
        </w:rPr>
        <w:t>才是读</w:t>
      </w:r>
      <w:proofErr w:type="gramEnd"/>
      <w:r w:rsidRPr="00A146B5">
        <w:rPr>
          <w:rFonts w:ascii="Microsoft YaHei UI" w:eastAsia="Microsoft YaHei UI" w:hAnsi="Microsoft YaHei UI" w:hint="eastAsia"/>
        </w:rPr>
        <w:t>c风格字符串的</w:t>
      </w:r>
    </w:p>
    <w:p w14:paraId="48636855" w14:textId="77777777" w:rsidR="000A2505" w:rsidRDefault="000A2505" w:rsidP="004A56C3">
      <w:pPr>
        <w:snapToGrid w:val="0"/>
        <w:spacing w:line="400" w:lineRule="exact"/>
        <w:rPr>
          <w:rFonts w:ascii="Microsoft YaHei UI" w:eastAsia="Microsoft YaHei UI" w:hAnsi="Microsoft YaHei UI" w:hint="eastAsia"/>
        </w:rPr>
      </w:pPr>
    </w:p>
    <w:p w14:paraId="055BC95F" w14:textId="77777777" w:rsidR="000A2505" w:rsidRDefault="000A2505" w:rsidP="004A56C3">
      <w:pPr>
        <w:snapToGrid w:val="0"/>
        <w:spacing w:line="400" w:lineRule="exact"/>
        <w:rPr>
          <w:rFonts w:ascii="Segoe UI" w:hAnsi="Segoe UI" w:cs="Segoe UI"/>
          <w:color w:val="080808"/>
          <w:sz w:val="21"/>
          <w:szCs w:val="21"/>
          <w:shd w:val="clear" w:color="auto" w:fill="FFFFFF"/>
        </w:rPr>
      </w:pPr>
      <w:proofErr w:type="spellStart"/>
      <w:proofErr w:type="gramStart"/>
      <w:r w:rsidRPr="000A2505">
        <w:rPr>
          <w:rFonts w:ascii="Microsoft YaHei UI" w:eastAsia="Microsoft YaHei UI" w:hAnsi="Microsoft YaHei UI"/>
        </w:rPr>
        <w:t>memset</w:t>
      </w:r>
      <w:proofErr w:type="spellEnd"/>
      <w:r w:rsidRPr="000A2505">
        <w:rPr>
          <w:rFonts w:ascii="Microsoft YaHei UI" w:eastAsia="Microsoft YaHei UI" w:hAnsi="Microsoft YaHei UI"/>
        </w:rPr>
        <w:t>(</w:t>
      </w:r>
      <w:proofErr w:type="gramEnd"/>
      <w:r w:rsidRPr="000A2505">
        <w:rPr>
          <w:rFonts w:ascii="Microsoft YaHei UI" w:eastAsia="Microsoft YaHei UI" w:hAnsi="Microsoft YaHei UI"/>
        </w:rPr>
        <w:t xml:space="preserve">f, -1, </w:t>
      </w:r>
      <w:proofErr w:type="spellStart"/>
      <w:r w:rsidRPr="000A2505">
        <w:rPr>
          <w:rFonts w:ascii="Microsoft YaHei UI" w:eastAsia="Microsoft YaHei UI" w:hAnsi="Microsoft YaHei UI"/>
        </w:rPr>
        <w:t>sizeof</w:t>
      </w:r>
      <w:proofErr w:type="spellEnd"/>
      <w:r w:rsidRPr="000A2505">
        <w:rPr>
          <w:rFonts w:ascii="Microsoft YaHei UI" w:eastAsia="Microsoft YaHei UI" w:hAnsi="Microsoft YaHei UI"/>
        </w:rPr>
        <w:t xml:space="preserve"> f);</w:t>
      </w:r>
      <w:r w:rsidRPr="000A2505">
        <w:rPr>
          <w:rFonts w:ascii="Segoe UI" w:hAnsi="Segoe UI" w:cs="Segoe UI"/>
          <w:color w:val="080808"/>
          <w:sz w:val="21"/>
          <w:szCs w:val="21"/>
          <w:shd w:val="clear" w:color="auto" w:fill="FFFFFF"/>
        </w:rPr>
        <w:t xml:space="preserve"> </w:t>
      </w:r>
    </w:p>
    <w:p w14:paraId="1144ADC0" w14:textId="7649B96F" w:rsidR="000A2505" w:rsidRDefault="000A2505" w:rsidP="004A56C3">
      <w:pPr>
        <w:snapToGrid w:val="0"/>
        <w:spacing w:line="400" w:lineRule="exact"/>
        <w:rPr>
          <w:rFonts w:ascii="Microsoft YaHei UI" w:eastAsia="Microsoft YaHei UI" w:hAnsi="Microsoft YaHei UI" w:hint="eastAsia"/>
        </w:rPr>
      </w:pPr>
      <w:r w:rsidRPr="000A2505">
        <w:rPr>
          <w:rFonts w:ascii="Microsoft YaHei UI" w:eastAsia="Microsoft YaHei UI" w:hAnsi="Microsoft YaHei UI"/>
        </w:rPr>
        <w:t>把内存块 f 覆盖为字节值 0xFF，也就是把 f 的每个字节都设为 -1 对应的无符号字节值 255。</w:t>
      </w:r>
    </w:p>
    <w:p w14:paraId="354A62B2" w14:textId="77777777" w:rsidR="005B51A7" w:rsidRDefault="005B51A7" w:rsidP="004A56C3">
      <w:pPr>
        <w:snapToGrid w:val="0"/>
        <w:spacing w:line="400" w:lineRule="exact"/>
        <w:rPr>
          <w:rFonts w:ascii="Microsoft YaHei UI" w:eastAsia="Microsoft YaHei UI" w:hAnsi="Microsoft YaHei UI" w:hint="eastAsia"/>
        </w:rPr>
      </w:pPr>
    </w:p>
    <w:p w14:paraId="37431979" w14:textId="7C0FC4F4" w:rsidR="005B51A7" w:rsidRDefault="005B51A7" w:rsidP="004A56C3">
      <w:pPr>
        <w:snapToGrid w:val="0"/>
        <w:spacing w:line="400" w:lineRule="exact"/>
        <w:rPr>
          <w:rFonts w:ascii="Microsoft YaHei UI" w:eastAsia="Microsoft YaHei UI" w:hAnsi="Microsoft YaHei UI" w:hint="eastAsia"/>
        </w:rPr>
      </w:pPr>
      <w:r>
        <w:rPr>
          <w:rFonts w:ascii="Microsoft YaHei UI" w:eastAsia="Microsoft YaHei UI" w:hAnsi="Microsoft YaHei UI" w:hint="eastAsia"/>
        </w:rPr>
        <w:t>比赛中有多组测试用例的时候，复制几遍给的样例，以免多测的时候，被上一次遗留的垃圾数据影响</w:t>
      </w:r>
    </w:p>
    <w:p w14:paraId="20473CC5" w14:textId="77777777" w:rsidR="005B51A7" w:rsidRDefault="005B51A7" w:rsidP="004A56C3">
      <w:pPr>
        <w:snapToGrid w:val="0"/>
        <w:spacing w:line="400" w:lineRule="exact"/>
        <w:rPr>
          <w:rFonts w:ascii="Microsoft YaHei UI" w:eastAsia="Microsoft YaHei UI" w:hAnsi="Microsoft YaHei UI" w:hint="eastAsia"/>
        </w:rPr>
      </w:pPr>
    </w:p>
    <w:p w14:paraId="760EAF60" w14:textId="04C16277" w:rsidR="005B51A7" w:rsidRDefault="005B51A7" w:rsidP="004A56C3">
      <w:pPr>
        <w:snapToGrid w:val="0"/>
        <w:spacing w:line="400" w:lineRule="exact"/>
        <w:rPr>
          <w:rFonts w:ascii="Microsoft YaHei UI" w:eastAsia="Microsoft YaHei UI" w:hAnsi="Microsoft YaHei UI" w:hint="eastAsia"/>
        </w:rPr>
      </w:pPr>
      <w:r>
        <w:rPr>
          <w:rFonts w:ascii="Microsoft YaHei UI" w:eastAsia="Microsoft YaHei UI" w:hAnsi="Microsoft YaHei UI" w:hint="eastAsia"/>
        </w:rPr>
        <w:t>要学会从题目中给的数据范围发现信息（突破口）</w:t>
      </w:r>
    </w:p>
    <w:p w14:paraId="1EA1D447" w14:textId="3248C89D" w:rsidR="005B51A7" w:rsidRDefault="005B51A7" w:rsidP="004A56C3">
      <w:pPr>
        <w:snapToGrid w:val="0"/>
        <w:spacing w:line="400" w:lineRule="exact"/>
        <w:rPr>
          <w:rFonts w:ascii="Microsoft YaHei UI" w:eastAsia="Microsoft YaHei UI" w:hAnsi="Microsoft YaHei UI" w:hint="eastAsia"/>
        </w:rPr>
      </w:pPr>
      <w:r>
        <w:rPr>
          <w:rFonts w:ascii="Microsoft YaHei UI" w:eastAsia="Microsoft YaHei UI" w:hAnsi="Microsoft YaHei UI" w:hint="eastAsia"/>
        </w:rPr>
        <w:t xml:space="preserve">Eg1. </w:t>
      </w:r>
      <w:hyperlink r:id="rId17" w:history="1">
        <w:r w:rsidRPr="005B51A7">
          <w:rPr>
            <w:rStyle w:val="af3"/>
            <w:rFonts w:ascii="Microsoft YaHei UI" w:eastAsia="Microsoft YaHei UI" w:hAnsi="Microsoft YaHei UI"/>
          </w:rPr>
          <w:t>F-</w:t>
        </w:r>
        <w:proofErr w:type="gramStart"/>
        <w:r w:rsidRPr="005B51A7">
          <w:rPr>
            <w:rStyle w:val="af3"/>
            <w:rFonts w:ascii="Microsoft YaHei UI" w:eastAsia="Microsoft YaHei UI" w:hAnsi="Microsoft YaHei UI"/>
          </w:rPr>
          <w:t>x?y</w:t>
        </w:r>
        <w:proofErr w:type="gramEnd"/>
        <w:r w:rsidRPr="005B51A7">
          <w:rPr>
            <w:rStyle w:val="af3"/>
            <w:rFonts w:ascii="Microsoft YaHei UI" w:eastAsia="Microsoft YaHei UI" w:hAnsi="Microsoft YaHei UI"/>
          </w:rPr>
          <w:t>?</w:t>
        </w:r>
        <w:proofErr w:type="gramStart"/>
        <w:r w:rsidRPr="005B51A7">
          <w:rPr>
            <w:rStyle w:val="af3"/>
            <w:rFonts w:ascii="Microsoft YaHei UI" w:eastAsia="Microsoft YaHei UI" w:hAnsi="Microsoft YaHei UI"/>
          </w:rPr>
          <w:t>n!_</w:t>
        </w:r>
        <w:proofErr w:type="gramEnd"/>
        <w:r w:rsidRPr="005B51A7">
          <w:rPr>
            <w:rStyle w:val="af3"/>
            <w:rFonts w:ascii="Microsoft YaHei UI" w:eastAsia="Microsoft YaHei UI" w:hAnsi="Microsoft YaHei UI"/>
          </w:rPr>
          <w:t>2026牛客寒假算法基础集训营2</w:t>
        </w:r>
      </w:hyperlink>
    </w:p>
    <w:p w14:paraId="5FD09400" w14:textId="7B7F18CA" w:rsidR="005B51A7" w:rsidRDefault="005B51A7" w:rsidP="004A56C3">
      <w:pPr>
        <w:snapToGrid w:val="0"/>
        <w:spacing w:line="400" w:lineRule="exact"/>
        <w:rPr>
          <w:rFonts w:ascii="Microsoft YaHei UI" w:eastAsia="Microsoft YaHei UI" w:hAnsi="Microsoft YaHei UI" w:hint="eastAsia"/>
        </w:rPr>
      </w:pPr>
      <w:r>
        <w:rPr>
          <w:rFonts w:ascii="Microsoft YaHei UI" w:eastAsia="Microsoft YaHei UI" w:hAnsi="Microsoft YaHei UI" w:hint="eastAsia"/>
        </w:rPr>
        <w:t xml:space="preserve">Eg2. </w:t>
      </w:r>
      <w:bookmarkStart w:id="2" w:name="OLE_LINK1"/>
      <w:r>
        <w:rPr>
          <w:rFonts w:ascii="Microsoft YaHei UI" w:eastAsia="Microsoft YaHei UI" w:hAnsi="Microsoft YaHei UI" w:hint="eastAsia"/>
        </w:rPr>
        <w:t>3&lt;=n&lt;=1e5</w:t>
      </w:r>
      <w:bookmarkEnd w:id="2"/>
      <w:r>
        <w:rPr>
          <w:rFonts w:ascii="Microsoft YaHei UI" w:eastAsia="Microsoft YaHei UI" w:hAnsi="Microsoft YaHei UI" w:hint="eastAsia"/>
        </w:rPr>
        <w:t>是正常的范围 而如果是1&lt;=n&lt;=1e5，则要注意特判</w:t>
      </w:r>
    </w:p>
    <w:p w14:paraId="5A6B0FA2" w14:textId="77777777" w:rsidR="005B51A7" w:rsidRDefault="005B51A7" w:rsidP="004A56C3">
      <w:pPr>
        <w:snapToGrid w:val="0"/>
        <w:spacing w:line="400" w:lineRule="exact"/>
        <w:rPr>
          <w:rFonts w:ascii="Microsoft YaHei UI" w:eastAsia="Microsoft YaHei UI" w:hAnsi="Microsoft YaHei UI" w:hint="eastAsia"/>
        </w:rPr>
      </w:pPr>
    </w:p>
    <w:p w14:paraId="32BF67E6" w14:textId="612F9376" w:rsidR="005B51A7" w:rsidRDefault="005B51A7" w:rsidP="004A56C3">
      <w:pPr>
        <w:snapToGrid w:val="0"/>
        <w:spacing w:line="400" w:lineRule="exact"/>
        <w:rPr>
          <w:rFonts w:ascii="Microsoft YaHei UI" w:eastAsia="Microsoft YaHei UI" w:hAnsi="Microsoft YaHei UI" w:hint="eastAsia"/>
        </w:rPr>
      </w:pPr>
      <w:r>
        <w:rPr>
          <w:rFonts w:ascii="Microsoft YaHei UI" w:eastAsia="Microsoft YaHei UI" w:hAnsi="Microsoft YaHei UI" w:hint="eastAsia"/>
        </w:rPr>
        <w:t xml:space="preserve">记得开long </w:t>
      </w:r>
      <w:proofErr w:type="spellStart"/>
      <w:r>
        <w:rPr>
          <w:rFonts w:ascii="Microsoft YaHei UI" w:eastAsia="Microsoft YaHei UI" w:hAnsi="Microsoft YaHei UI" w:hint="eastAsia"/>
        </w:rPr>
        <w:t>long</w:t>
      </w:r>
      <w:proofErr w:type="spellEnd"/>
    </w:p>
    <w:p w14:paraId="1C27D833" w14:textId="77777777" w:rsidR="005B51A7" w:rsidRDefault="005B51A7" w:rsidP="004A56C3">
      <w:pPr>
        <w:snapToGrid w:val="0"/>
        <w:spacing w:line="400" w:lineRule="exact"/>
        <w:rPr>
          <w:rFonts w:ascii="Microsoft YaHei UI" w:eastAsia="Microsoft YaHei UI" w:hAnsi="Microsoft YaHei UI" w:hint="eastAsia"/>
        </w:rPr>
      </w:pPr>
    </w:p>
    <w:p w14:paraId="25B1777C" w14:textId="46DC8F74" w:rsidR="005B51A7" w:rsidRPr="00645310" w:rsidRDefault="00E75E2F" w:rsidP="004A56C3">
      <w:pPr>
        <w:snapToGrid w:val="0"/>
        <w:spacing w:line="400" w:lineRule="exact"/>
        <w:rPr>
          <w:rFonts w:ascii="Microsoft YaHei UI" w:eastAsia="Microsoft YaHei UI" w:hAnsi="Microsoft YaHei UI" w:hint="eastAsia"/>
        </w:rPr>
      </w:pPr>
      <w:r>
        <w:rPr>
          <w:rFonts w:ascii="Microsoft YaHei UI" w:eastAsia="Microsoft YaHei UI" w:hAnsi="Microsoft YaHei UI" w:hint="eastAsia"/>
        </w:rPr>
        <w:t>贪心一定要足够贪</w:t>
      </w:r>
    </w:p>
    <w:p w14:paraId="2BD3D019" w14:textId="77777777" w:rsidR="00DF12DB" w:rsidRDefault="00DF12DB">
      <w:pPr>
        <w:widowControl/>
        <w:rPr>
          <w:rFonts w:ascii="Microsoft YaHei UI" w:eastAsia="Microsoft YaHei UI" w:hAnsi="Microsoft YaHei UI" w:hint="eastAsia"/>
        </w:rPr>
      </w:pPr>
      <w:r>
        <w:rPr>
          <w:rFonts w:ascii="Microsoft YaHei UI" w:eastAsia="Microsoft YaHei UI" w:hAnsi="Microsoft YaHei UI" w:hint="eastAsia"/>
        </w:rPr>
        <w:br w:type="page"/>
      </w:r>
    </w:p>
    <w:p w14:paraId="2C94E867" w14:textId="143EEABF" w:rsidR="00895843" w:rsidRPr="00DF12DB" w:rsidRDefault="00DF12DB" w:rsidP="00803757">
      <w:pPr>
        <w:snapToGrid w:val="0"/>
        <w:spacing w:line="400" w:lineRule="exact"/>
        <w:rPr>
          <w:rFonts w:ascii="Microsoft YaHei UI" w:eastAsia="Microsoft YaHei UI" w:hAnsi="Microsoft YaHei UI" w:hint="eastAsia"/>
          <w:b/>
          <w:bCs/>
        </w:rPr>
      </w:pPr>
      <w:r w:rsidRPr="00DF12DB">
        <w:rPr>
          <w:rFonts w:ascii="Microsoft YaHei UI" w:eastAsia="Microsoft YaHei UI" w:hAnsi="Microsoft YaHei UI"/>
          <w:b/>
          <w:bCs/>
          <w:noProof/>
          <w:sz w:val="24"/>
          <w:szCs w:val="28"/>
        </w:rPr>
        <w:lastRenderedPageBreak/>
        <w:drawing>
          <wp:anchor distT="0" distB="0" distL="114300" distR="114300" simplePos="0" relativeHeight="251670528" behindDoc="0" locked="0" layoutInCell="1" allowOverlap="1" wp14:anchorId="048B138A" wp14:editId="5BC68C36">
            <wp:simplePos x="0" y="0"/>
            <wp:positionH relativeFrom="margin">
              <wp:align>right</wp:align>
            </wp:positionH>
            <wp:positionV relativeFrom="margin">
              <wp:align>top</wp:align>
            </wp:positionV>
            <wp:extent cx="1699895" cy="3663950"/>
            <wp:effectExtent l="0" t="0" r="0" b="0"/>
            <wp:wrapSquare wrapText="bothSides"/>
            <wp:docPr id="3946371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637154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9895" cy="3663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95843" w:rsidRPr="00DF12DB">
        <w:rPr>
          <w:rFonts w:ascii="Microsoft YaHei UI" w:eastAsia="Microsoft YaHei UI" w:hAnsi="Microsoft YaHei UI"/>
          <w:b/>
          <w:bCs/>
          <w:sz w:val="24"/>
          <w:szCs w:val="28"/>
        </w:rPr>
        <w:t>static int</w:t>
      </w:r>
    </w:p>
    <w:p w14:paraId="29E227A8" w14:textId="537F1A61" w:rsidR="00895843" w:rsidRPr="00895843" w:rsidRDefault="00895843" w:rsidP="00895843">
      <w:pPr>
        <w:snapToGrid w:val="0"/>
        <w:spacing w:line="400" w:lineRule="exact"/>
        <w:rPr>
          <w:rFonts w:ascii="Microsoft YaHei UI" w:eastAsia="Microsoft YaHei UI" w:hAnsi="Microsoft YaHei UI" w:hint="eastAsia"/>
        </w:rPr>
      </w:pPr>
      <w:r w:rsidRPr="00895843">
        <w:rPr>
          <w:rFonts w:ascii="Microsoft YaHei UI" w:eastAsia="Microsoft YaHei UI" w:hAnsi="Microsoft YaHei UI"/>
          <w:b/>
          <w:bCs/>
        </w:rPr>
        <w:t>特点：</w:t>
      </w:r>
    </w:p>
    <w:p w14:paraId="64182A87" w14:textId="43FE7798" w:rsidR="00895843" w:rsidRPr="00895843" w:rsidRDefault="00895843" w:rsidP="00895843">
      <w:pPr>
        <w:numPr>
          <w:ilvl w:val="0"/>
          <w:numId w:val="1"/>
        </w:numPr>
        <w:snapToGrid w:val="0"/>
        <w:spacing w:line="400" w:lineRule="exact"/>
        <w:rPr>
          <w:rFonts w:ascii="Microsoft YaHei UI" w:eastAsia="Microsoft YaHei UI" w:hAnsi="Microsoft YaHei UI" w:hint="eastAsia"/>
        </w:rPr>
      </w:pPr>
      <w:r w:rsidRPr="00895843">
        <w:rPr>
          <w:rFonts w:ascii="Microsoft YaHei UI" w:eastAsia="Microsoft YaHei UI" w:hAnsi="Microsoft YaHei UI"/>
        </w:rPr>
        <w:t>只在第一次调用函数时初始化</w:t>
      </w:r>
    </w:p>
    <w:p w14:paraId="0E2461DD" w14:textId="1366E1C1" w:rsidR="00895843" w:rsidRPr="00895843" w:rsidRDefault="00895843" w:rsidP="00895843">
      <w:pPr>
        <w:numPr>
          <w:ilvl w:val="0"/>
          <w:numId w:val="1"/>
        </w:numPr>
        <w:snapToGrid w:val="0"/>
        <w:spacing w:line="400" w:lineRule="exact"/>
        <w:rPr>
          <w:rFonts w:ascii="Microsoft YaHei UI" w:eastAsia="Microsoft YaHei UI" w:hAnsi="Microsoft YaHei UI" w:hint="eastAsia"/>
        </w:rPr>
      </w:pPr>
      <w:r w:rsidRPr="00895843">
        <w:rPr>
          <w:rFonts w:ascii="Microsoft YaHei UI" w:eastAsia="Microsoft YaHei UI" w:hAnsi="Microsoft YaHei UI"/>
        </w:rPr>
        <w:t>生命周期贯穿整个程序运行期间</w:t>
      </w:r>
    </w:p>
    <w:p w14:paraId="24CB0ACB" w14:textId="027DFD33" w:rsidR="00895843" w:rsidRPr="00895843" w:rsidRDefault="00895843" w:rsidP="00895843">
      <w:pPr>
        <w:numPr>
          <w:ilvl w:val="0"/>
          <w:numId w:val="1"/>
        </w:numPr>
        <w:snapToGrid w:val="0"/>
        <w:spacing w:line="400" w:lineRule="exact"/>
        <w:rPr>
          <w:rFonts w:ascii="Microsoft YaHei UI" w:eastAsia="Microsoft YaHei UI" w:hAnsi="Microsoft YaHei UI" w:hint="eastAsia"/>
        </w:rPr>
      </w:pPr>
      <w:r w:rsidRPr="00895843">
        <w:rPr>
          <w:rFonts w:ascii="Microsoft YaHei UI" w:eastAsia="Microsoft YaHei UI" w:hAnsi="Microsoft YaHei UI"/>
        </w:rPr>
        <w:t>保持上一次函数调用结束时的值</w:t>
      </w:r>
    </w:p>
    <w:p w14:paraId="1C69C75E" w14:textId="4637CD62" w:rsidR="00895843" w:rsidRPr="00895843" w:rsidRDefault="00895843" w:rsidP="00895843">
      <w:pPr>
        <w:numPr>
          <w:ilvl w:val="0"/>
          <w:numId w:val="1"/>
        </w:numPr>
        <w:snapToGrid w:val="0"/>
        <w:spacing w:line="400" w:lineRule="exact"/>
        <w:rPr>
          <w:rFonts w:ascii="Microsoft YaHei UI" w:eastAsia="Microsoft YaHei UI" w:hAnsi="Microsoft YaHei UI" w:hint="eastAsia"/>
        </w:rPr>
      </w:pPr>
      <w:r w:rsidRPr="00895843">
        <w:rPr>
          <w:rFonts w:ascii="Microsoft YaHei UI" w:eastAsia="Microsoft YaHei UI" w:hAnsi="Microsoft YaHei UI"/>
        </w:rPr>
        <w:t>作用域仍局限于该函数内部</w:t>
      </w:r>
    </w:p>
    <w:p w14:paraId="22F0514A" w14:textId="3805B79E" w:rsidR="00895843" w:rsidRDefault="00895843" w:rsidP="00803757">
      <w:pPr>
        <w:snapToGrid w:val="0"/>
        <w:spacing w:line="400" w:lineRule="exact"/>
        <w:rPr>
          <w:rFonts w:ascii="Microsoft YaHei UI" w:eastAsia="Microsoft YaHei UI" w:hAnsi="Microsoft YaHei UI" w:hint="eastAsia"/>
        </w:rPr>
      </w:pPr>
    </w:p>
    <w:p w14:paraId="72050BA9" w14:textId="77777777" w:rsidR="000A6033" w:rsidRDefault="000A6033" w:rsidP="00803757">
      <w:pPr>
        <w:snapToGrid w:val="0"/>
        <w:spacing w:line="400" w:lineRule="exact"/>
        <w:rPr>
          <w:rFonts w:ascii="Microsoft YaHei UI" w:eastAsia="Microsoft YaHei UI" w:hAnsi="Microsoft YaHei UI" w:hint="eastAsia"/>
        </w:rPr>
      </w:pPr>
    </w:p>
    <w:p w14:paraId="1CD28531" w14:textId="77777777" w:rsidR="000A6033" w:rsidRDefault="000A6033" w:rsidP="00803757">
      <w:pPr>
        <w:snapToGrid w:val="0"/>
        <w:spacing w:line="400" w:lineRule="exact"/>
        <w:rPr>
          <w:rFonts w:ascii="Microsoft YaHei UI" w:eastAsia="Microsoft YaHei UI" w:hAnsi="Microsoft YaHei UI" w:hint="eastAsia"/>
        </w:rPr>
      </w:pPr>
    </w:p>
    <w:p w14:paraId="37B2D0F8" w14:textId="77777777" w:rsidR="000A6033" w:rsidRDefault="000A6033" w:rsidP="00803757">
      <w:pPr>
        <w:snapToGrid w:val="0"/>
        <w:spacing w:line="400" w:lineRule="exact"/>
        <w:rPr>
          <w:rFonts w:ascii="Microsoft YaHei UI" w:eastAsia="Microsoft YaHei UI" w:hAnsi="Microsoft YaHei UI" w:hint="eastAsia"/>
        </w:rPr>
      </w:pPr>
    </w:p>
    <w:p w14:paraId="5610FD06" w14:textId="55BDF20A" w:rsidR="000A6033" w:rsidRPr="000A6033" w:rsidRDefault="000A6033" w:rsidP="00803757">
      <w:pPr>
        <w:snapToGrid w:val="0"/>
        <w:spacing w:line="400" w:lineRule="exact"/>
        <w:rPr>
          <w:rFonts w:ascii="Microsoft YaHei UI" w:eastAsia="Microsoft YaHei UI" w:hAnsi="Microsoft YaHei UI" w:hint="eastAsia"/>
          <w:b/>
          <w:bCs/>
          <w:sz w:val="24"/>
          <w:szCs w:val="28"/>
        </w:rPr>
      </w:pPr>
      <w:r w:rsidRPr="000A6033">
        <w:rPr>
          <w:rFonts w:ascii="Microsoft YaHei UI" w:eastAsia="Microsoft YaHei UI" w:hAnsi="Microsoft YaHei UI" w:hint="eastAsia"/>
          <w:b/>
          <w:bCs/>
          <w:sz w:val="24"/>
          <w:szCs w:val="28"/>
        </w:rPr>
        <w:t>全局变量</w:t>
      </w:r>
      <w:r>
        <w:rPr>
          <w:rFonts w:ascii="Microsoft YaHei UI" w:eastAsia="Microsoft YaHei UI" w:hAnsi="Microsoft YaHei UI" w:hint="eastAsia"/>
          <w:b/>
          <w:bCs/>
          <w:sz w:val="24"/>
          <w:szCs w:val="28"/>
        </w:rPr>
        <w:t>：</w:t>
      </w:r>
      <w:r w:rsidR="00990D84">
        <w:rPr>
          <w:rFonts w:ascii="Microsoft YaHei UI" w:eastAsia="Microsoft YaHei UI" w:hAnsi="Microsoft YaHei UI" w:hint="eastAsia"/>
          <w:b/>
          <w:bCs/>
          <w:sz w:val="24"/>
          <w:szCs w:val="28"/>
        </w:rPr>
        <w:t>（初始值为0</w:t>
      </w:r>
    </w:p>
    <w:p w14:paraId="7D4F1CDE" w14:textId="77777777" w:rsidR="000A6033" w:rsidRPr="000A6033" w:rsidRDefault="000A6033" w:rsidP="000A6033">
      <w:pPr>
        <w:numPr>
          <w:ilvl w:val="0"/>
          <w:numId w:val="2"/>
        </w:numPr>
        <w:snapToGrid w:val="0"/>
        <w:spacing w:line="400" w:lineRule="exact"/>
        <w:rPr>
          <w:rFonts w:ascii="Microsoft YaHei UI" w:eastAsia="Microsoft YaHei UI" w:hAnsi="Microsoft YaHei UI" w:hint="eastAsia"/>
          <w:color w:val="EE0000"/>
        </w:rPr>
      </w:pPr>
      <w:r w:rsidRPr="000A6033">
        <w:rPr>
          <w:rFonts w:ascii="Microsoft YaHei UI" w:eastAsia="Microsoft YaHei UI" w:hAnsi="Microsoft YaHei UI"/>
          <w:b/>
          <w:bCs/>
        </w:rPr>
        <w:t>全局变量的定义位置</w:t>
      </w:r>
      <w:r w:rsidRPr="000A6033">
        <w:rPr>
          <w:rFonts w:ascii="Microsoft YaHei UI" w:eastAsia="Microsoft YaHei UI" w:hAnsi="Microsoft YaHei UI"/>
        </w:rPr>
        <w:t>：全局变量</w:t>
      </w:r>
      <w:r w:rsidRPr="000A6033">
        <w:rPr>
          <w:rFonts w:ascii="Microsoft YaHei UI" w:eastAsia="Microsoft YaHei UI" w:hAnsi="Microsoft YaHei UI"/>
          <w:color w:val="EE0000"/>
        </w:rPr>
        <w:t>可以定义在程序的多个位置</w:t>
      </w:r>
      <w:r w:rsidRPr="000A6033">
        <w:rPr>
          <w:rFonts w:ascii="Microsoft YaHei UI" w:eastAsia="Microsoft YaHei UI" w:hAnsi="Microsoft YaHei UI"/>
        </w:rPr>
        <w:t>，</w:t>
      </w:r>
      <w:r w:rsidRPr="000A6033">
        <w:rPr>
          <w:rFonts w:ascii="Microsoft YaHei UI" w:eastAsia="Microsoft YaHei UI" w:hAnsi="Microsoft YaHei UI"/>
          <w:color w:val="EE0000"/>
        </w:rPr>
        <w:t>不一定非要在第一个函数前面</w:t>
      </w:r>
    </w:p>
    <w:p w14:paraId="5F137F03" w14:textId="77777777" w:rsidR="000A6033" w:rsidRPr="000A6033" w:rsidRDefault="000A6033" w:rsidP="000A6033">
      <w:pPr>
        <w:numPr>
          <w:ilvl w:val="1"/>
          <w:numId w:val="2"/>
        </w:numPr>
        <w:snapToGrid w:val="0"/>
        <w:spacing w:line="400" w:lineRule="exact"/>
        <w:rPr>
          <w:rFonts w:ascii="Microsoft YaHei UI" w:eastAsia="Microsoft YaHei UI" w:hAnsi="Microsoft YaHei UI" w:hint="eastAsia"/>
        </w:rPr>
      </w:pPr>
      <w:r w:rsidRPr="000A6033">
        <w:rPr>
          <w:rFonts w:ascii="Microsoft YaHei UI" w:eastAsia="Microsoft YaHei UI" w:hAnsi="Microsoft YaHei UI"/>
        </w:rPr>
        <w:t>可以定义在文件开头</w:t>
      </w:r>
    </w:p>
    <w:p w14:paraId="09FC746E" w14:textId="77777777" w:rsidR="000A6033" w:rsidRPr="000A6033" w:rsidRDefault="000A6033" w:rsidP="000A6033">
      <w:pPr>
        <w:numPr>
          <w:ilvl w:val="1"/>
          <w:numId w:val="2"/>
        </w:numPr>
        <w:snapToGrid w:val="0"/>
        <w:spacing w:line="400" w:lineRule="exact"/>
        <w:rPr>
          <w:rFonts w:ascii="Microsoft YaHei UI" w:eastAsia="Microsoft YaHei UI" w:hAnsi="Microsoft YaHei UI" w:hint="eastAsia"/>
        </w:rPr>
      </w:pPr>
      <w:r w:rsidRPr="000A6033">
        <w:rPr>
          <w:rFonts w:ascii="Microsoft YaHei UI" w:eastAsia="Microsoft YaHei UI" w:hAnsi="Microsoft YaHei UI"/>
        </w:rPr>
        <w:t>可以定义在函数之间</w:t>
      </w:r>
    </w:p>
    <w:p w14:paraId="350B4760" w14:textId="77777777" w:rsidR="000A6033" w:rsidRPr="000A6033" w:rsidRDefault="000A6033" w:rsidP="000A6033">
      <w:pPr>
        <w:numPr>
          <w:ilvl w:val="1"/>
          <w:numId w:val="2"/>
        </w:numPr>
        <w:snapToGrid w:val="0"/>
        <w:spacing w:line="400" w:lineRule="exact"/>
        <w:rPr>
          <w:rFonts w:ascii="Microsoft YaHei UI" w:eastAsia="Microsoft YaHei UI" w:hAnsi="Microsoft YaHei UI" w:hint="eastAsia"/>
        </w:rPr>
      </w:pPr>
      <w:r w:rsidRPr="000A6033">
        <w:rPr>
          <w:rFonts w:ascii="Microsoft YaHei UI" w:eastAsia="Microsoft YaHei UI" w:hAnsi="Microsoft YaHei UI"/>
        </w:rPr>
        <w:t>可以定义在文件末尾</w:t>
      </w:r>
    </w:p>
    <w:p w14:paraId="0CBDF62F" w14:textId="77777777" w:rsidR="000A6033" w:rsidRPr="000A6033" w:rsidRDefault="000A6033" w:rsidP="000A6033">
      <w:pPr>
        <w:numPr>
          <w:ilvl w:val="0"/>
          <w:numId w:val="2"/>
        </w:numPr>
        <w:snapToGrid w:val="0"/>
        <w:spacing w:line="400" w:lineRule="exact"/>
        <w:rPr>
          <w:rFonts w:ascii="Microsoft YaHei UI" w:eastAsia="Microsoft YaHei UI" w:hAnsi="Microsoft YaHei UI" w:hint="eastAsia"/>
          <w:color w:val="EE0000"/>
        </w:rPr>
      </w:pPr>
      <w:r w:rsidRPr="000A6033">
        <w:rPr>
          <w:rFonts w:ascii="Microsoft YaHei UI" w:eastAsia="Microsoft YaHei UI" w:hAnsi="Microsoft YaHei UI"/>
          <w:b/>
          <w:bCs/>
        </w:rPr>
        <w:t>作用域规则</w:t>
      </w:r>
      <w:r w:rsidRPr="000A6033">
        <w:rPr>
          <w:rFonts w:ascii="Microsoft YaHei UI" w:eastAsia="Microsoft YaHei UI" w:hAnsi="Microsoft YaHei UI"/>
        </w:rPr>
        <w:t>：全局变量的</w:t>
      </w:r>
      <w:r w:rsidRPr="000A6033">
        <w:rPr>
          <w:rFonts w:ascii="Microsoft YaHei UI" w:eastAsia="Microsoft YaHei UI" w:hAnsi="Microsoft YaHei UI"/>
          <w:color w:val="EE0000"/>
        </w:rPr>
        <w:t>作用域</w:t>
      </w:r>
      <w:r w:rsidRPr="000A6033">
        <w:rPr>
          <w:rFonts w:ascii="Microsoft YaHei UI" w:eastAsia="Microsoft YaHei UI" w:hAnsi="Microsoft YaHei UI"/>
        </w:rPr>
        <w:t>是</w:t>
      </w:r>
      <w:r w:rsidRPr="000A6033">
        <w:rPr>
          <w:rFonts w:ascii="Microsoft YaHei UI" w:eastAsia="Microsoft YaHei UI" w:hAnsi="Microsoft YaHei UI"/>
          <w:color w:val="EE0000"/>
        </w:rPr>
        <w:t>从它定义的位置开始到文件结束</w:t>
      </w:r>
    </w:p>
    <w:p w14:paraId="6E9A2769" w14:textId="77777777" w:rsidR="000A6033" w:rsidRPr="000A6033" w:rsidRDefault="000A6033" w:rsidP="000A6033">
      <w:pPr>
        <w:numPr>
          <w:ilvl w:val="1"/>
          <w:numId w:val="2"/>
        </w:numPr>
        <w:snapToGrid w:val="0"/>
        <w:spacing w:line="400" w:lineRule="exact"/>
        <w:rPr>
          <w:rFonts w:ascii="Microsoft YaHei UI" w:eastAsia="Microsoft YaHei UI" w:hAnsi="Microsoft YaHei UI" w:hint="eastAsia"/>
        </w:rPr>
      </w:pPr>
      <w:r w:rsidRPr="000A6033">
        <w:rPr>
          <w:rFonts w:ascii="Microsoft YaHei UI" w:eastAsia="Microsoft YaHei UI" w:hAnsi="Microsoft YaHei UI"/>
        </w:rPr>
        <w:t>在定义之前的代码无法访问该全局变量</w:t>
      </w:r>
    </w:p>
    <w:p w14:paraId="2AE6EC25" w14:textId="77777777" w:rsidR="000A6033" w:rsidRPr="000A6033" w:rsidRDefault="000A6033" w:rsidP="000A6033">
      <w:pPr>
        <w:numPr>
          <w:ilvl w:val="1"/>
          <w:numId w:val="2"/>
        </w:numPr>
        <w:snapToGrid w:val="0"/>
        <w:spacing w:line="400" w:lineRule="exact"/>
        <w:rPr>
          <w:rFonts w:ascii="Microsoft YaHei UI" w:eastAsia="Microsoft YaHei UI" w:hAnsi="Microsoft YaHei UI" w:hint="eastAsia"/>
        </w:rPr>
      </w:pPr>
      <w:r w:rsidRPr="000A6033">
        <w:rPr>
          <w:rFonts w:ascii="Microsoft YaHei UI" w:eastAsia="Microsoft YaHei UI" w:hAnsi="Microsoft YaHei UI"/>
        </w:rPr>
        <w:t>如果需要在前面的代码中使用，可以通过</w:t>
      </w:r>
      <w:r w:rsidRPr="000A6033">
        <w:rPr>
          <w:rFonts w:ascii="Microsoft YaHei UI" w:eastAsia="Microsoft YaHei UI" w:hAnsi="Microsoft YaHei UI"/>
          <w:b/>
          <w:bCs/>
        </w:rPr>
        <w:t>声明</w:t>
      </w:r>
      <w:r w:rsidRPr="000A6033">
        <w:rPr>
          <w:rFonts w:ascii="Microsoft YaHei UI" w:eastAsia="Microsoft YaHei UI" w:hAnsi="Microsoft YaHei UI"/>
        </w:rPr>
        <w:t>（不是定义）来解决</w:t>
      </w:r>
    </w:p>
    <w:p w14:paraId="55710891" w14:textId="77777777" w:rsidR="000A6033" w:rsidRDefault="000A6033" w:rsidP="00803757">
      <w:pPr>
        <w:snapToGrid w:val="0"/>
        <w:spacing w:line="400" w:lineRule="exact"/>
        <w:rPr>
          <w:rFonts w:ascii="Microsoft YaHei UI" w:eastAsia="Microsoft YaHei UI" w:hAnsi="Microsoft YaHei UI" w:hint="eastAsia"/>
        </w:rPr>
      </w:pPr>
    </w:p>
    <w:p w14:paraId="2C015433" w14:textId="527BDB62" w:rsidR="00990D84" w:rsidRPr="00990D84" w:rsidRDefault="00990D84" w:rsidP="00803757">
      <w:pPr>
        <w:snapToGrid w:val="0"/>
        <w:spacing w:line="400" w:lineRule="exact"/>
        <w:rPr>
          <w:rFonts w:ascii="Microsoft YaHei UI" w:eastAsia="Microsoft YaHei UI" w:hAnsi="Microsoft YaHei UI" w:hint="eastAsia"/>
          <w:b/>
          <w:bCs/>
          <w:sz w:val="24"/>
          <w:szCs w:val="28"/>
        </w:rPr>
      </w:pPr>
      <w:r w:rsidRPr="00990D84">
        <w:rPr>
          <w:rFonts w:ascii="Microsoft YaHei UI" w:eastAsia="Microsoft YaHei UI" w:hAnsi="Microsoft YaHei UI" w:hint="eastAsia"/>
          <w:b/>
          <w:bCs/>
          <w:sz w:val="24"/>
          <w:szCs w:val="28"/>
        </w:rPr>
        <w:t>局部变量：</w:t>
      </w:r>
    </w:p>
    <w:p w14:paraId="24203030" w14:textId="0CD68677" w:rsidR="00990D84" w:rsidRPr="000A6033" w:rsidRDefault="00990D84" w:rsidP="00803757">
      <w:pPr>
        <w:snapToGrid w:val="0"/>
        <w:spacing w:line="400" w:lineRule="exact"/>
        <w:rPr>
          <w:rFonts w:ascii="Microsoft YaHei UI" w:eastAsia="Microsoft YaHei UI" w:hAnsi="Microsoft YaHei UI" w:hint="eastAsia"/>
        </w:rPr>
      </w:pPr>
      <w:r>
        <w:rPr>
          <w:rFonts w:ascii="Microsoft YaHei UI" w:eastAsia="Microsoft YaHei UI" w:hAnsi="Microsoft YaHei UI" w:hint="eastAsia"/>
        </w:rPr>
        <w:t>1.</w:t>
      </w:r>
      <w:r w:rsidRPr="00990D84">
        <w:rPr>
          <w:rFonts w:ascii="Microsoft YaHei UI" w:eastAsia="Microsoft YaHei UI" w:hAnsi="Microsoft YaHei UI"/>
        </w:rPr>
        <w:t>自动变量在</w:t>
      </w:r>
      <w:r w:rsidRPr="00990D84">
        <w:rPr>
          <w:rFonts w:ascii="Microsoft YaHei UI" w:eastAsia="Microsoft YaHei UI" w:hAnsi="Microsoft YaHei UI"/>
          <w:b/>
          <w:bCs/>
        </w:rPr>
        <w:t>函数内部</w:t>
      </w:r>
      <w:r w:rsidRPr="00990D84">
        <w:rPr>
          <w:rFonts w:ascii="Microsoft YaHei UI" w:eastAsia="Microsoft YaHei UI" w:hAnsi="Microsoft YaHei UI"/>
        </w:rPr>
        <w:t>（或代码块内部，如 { }）声明。</w:t>
      </w:r>
      <w:r>
        <w:rPr>
          <w:rFonts w:ascii="Microsoft YaHei UI" w:eastAsia="Microsoft YaHei UI" w:hAnsi="Microsoft YaHei UI" w:hint="eastAsia"/>
        </w:rPr>
        <w:t xml:space="preserve"> 初始值为垃圾值</w:t>
      </w:r>
    </w:p>
    <w:p w14:paraId="4EBD8143" w14:textId="56BB36C8" w:rsidR="005A1664" w:rsidRDefault="005A1664">
      <w:pPr>
        <w:widowControl/>
        <w:rPr>
          <w:rFonts w:ascii="Microsoft YaHei UI" w:eastAsia="Microsoft YaHei UI" w:hAnsi="Microsoft YaHei UI" w:hint="eastAsia"/>
        </w:rPr>
      </w:pPr>
      <w:r>
        <w:rPr>
          <w:rFonts w:ascii="Microsoft YaHei UI" w:eastAsia="Microsoft YaHei UI" w:hAnsi="Microsoft YaHei UI" w:hint="eastAsia"/>
        </w:rPr>
        <w:br w:type="page"/>
      </w:r>
    </w:p>
    <w:p w14:paraId="25F1FE41" w14:textId="37A860E9" w:rsidR="005A1664" w:rsidRPr="00645310" w:rsidRDefault="005A1664" w:rsidP="00803757">
      <w:pPr>
        <w:snapToGrid w:val="0"/>
        <w:spacing w:line="400" w:lineRule="exact"/>
        <w:rPr>
          <w:rFonts w:ascii="Microsoft YaHei UI" w:eastAsia="Microsoft YaHei UI" w:hAnsi="Microsoft YaHei UI" w:hint="eastAsia"/>
          <w:b/>
          <w:bCs/>
          <w:sz w:val="24"/>
          <w:szCs w:val="28"/>
        </w:rPr>
      </w:pPr>
      <w:r w:rsidRPr="00645310">
        <w:rPr>
          <w:rFonts w:ascii="Microsoft YaHei UI" w:eastAsia="Microsoft YaHei UI" w:hAnsi="Microsoft YaHei UI" w:hint="eastAsia"/>
          <w:b/>
          <w:bCs/>
          <w:sz w:val="24"/>
          <w:szCs w:val="28"/>
        </w:rPr>
        <w:lastRenderedPageBreak/>
        <w:t>Auto</w:t>
      </w:r>
    </w:p>
    <w:p w14:paraId="4426D904" w14:textId="77777777" w:rsidR="005A1664" w:rsidRDefault="005A1664" w:rsidP="005A1664">
      <w:pPr>
        <w:snapToGrid w:val="0"/>
        <w:spacing w:line="400" w:lineRule="exact"/>
        <w:rPr>
          <w:rFonts w:ascii="Microsoft YaHei UI" w:eastAsia="Microsoft YaHei UI" w:hAnsi="Microsoft YaHei UI" w:hint="eastAsia"/>
        </w:rPr>
      </w:pPr>
      <w:r w:rsidRPr="005A1664">
        <w:rPr>
          <w:rFonts w:ascii="Microsoft YaHei UI" w:eastAsia="Microsoft YaHei UI" w:hAnsi="Microsoft YaHei UI"/>
        </w:rPr>
        <w:t>如果你想知道 auto 推断出的具体类型，可以故意写错代码让编译器报错，报</w:t>
      </w:r>
      <w:proofErr w:type="gramStart"/>
      <w:r w:rsidRPr="005A1664">
        <w:rPr>
          <w:rFonts w:ascii="Microsoft YaHei UI" w:eastAsia="Microsoft YaHei UI" w:hAnsi="Microsoft YaHei UI"/>
        </w:rPr>
        <w:t>错信息</w:t>
      </w:r>
      <w:proofErr w:type="gramEnd"/>
      <w:r w:rsidRPr="005A1664">
        <w:rPr>
          <w:rFonts w:ascii="Microsoft YaHei UI" w:eastAsia="Microsoft YaHei UI" w:hAnsi="Microsoft YaHei UI"/>
        </w:rPr>
        <w:t>中会显示实际类型：</w:t>
      </w:r>
    </w:p>
    <w:p w14:paraId="3AEC4D99" w14:textId="72190021" w:rsidR="005A1664" w:rsidRPr="005A1664" w:rsidRDefault="005A1664" w:rsidP="005A1664">
      <w:pPr>
        <w:snapToGrid w:val="0"/>
        <w:spacing w:line="400" w:lineRule="exact"/>
        <w:rPr>
          <w:rFonts w:ascii="Microsoft YaHei UI" w:eastAsia="Microsoft YaHei UI" w:hAnsi="Microsoft YaHei UI" w:hint="eastAsia"/>
        </w:rPr>
      </w:pPr>
      <w:r w:rsidRPr="005A1664">
        <w:rPr>
          <w:rFonts w:ascii="Microsoft YaHei UI" w:eastAsia="Microsoft YaHei UI" w:hAnsi="Microsoft YaHei UI" w:hint="eastAsia"/>
        </w:rPr>
        <w:t xml:space="preserve">auto it = </w:t>
      </w:r>
      <w:proofErr w:type="spellStart"/>
      <w:r w:rsidRPr="005A1664">
        <w:rPr>
          <w:rFonts w:ascii="Microsoft YaHei UI" w:eastAsia="Microsoft YaHei UI" w:hAnsi="Microsoft YaHei UI" w:hint="eastAsia"/>
        </w:rPr>
        <w:t>studentMap.find</w:t>
      </w:r>
      <w:proofErr w:type="spellEnd"/>
      <w:r w:rsidRPr="005A1664">
        <w:rPr>
          <w:rFonts w:ascii="Microsoft YaHei UI" w:eastAsia="Microsoft YaHei UI" w:hAnsi="Microsoft YaHei UI" w:hint="eastAsia"/>
        </w:rPr>
        <w:t>(name);</w:t>
      </w:r>
    </w:p>
    <w:p w14:paraId="569E1904" w14:textId="1669C0E0" w:rsidR="005A1664" w:rsidRPr="00F8782C" w:rsidRDefault="005A1664" w:rsidP="005A1664">
      <w:pPr>
        <w:snapToGrid w:val="0"/>
        <w:spacing w:line="400" w:lineRule="exact"/>
        <w:rPr>
          <w:rFonts w:ascii="Microsoft YaHei UI" w:eastAsia="Microsoft YaHei UI" w:hAnsi="Microsoft YaHei UI" w:hint="eastAsia"/>
        </w:rPr>
      </w:pPr>
      <w:r w:rsidRPr="005A1664">
        <w:rPr>
          <w:rFonts w:ascii="Microsoft YaHei UI" w:eastAsia="Microsoft YaHei UI" w:hAnsi="Microsoft YaHei UI" w:hint="eastAsia"/>
        </w:rPr>
        <w:t>it = 123;  // 这行会报错，错误信息会显示it的真实类型</w:t>
      </w:r>
    </w:p>
    <w:sectPr w:rsidR="005A1664" w:rsidRPr="00F8782C" w:rsidSect="00BD0952">
      <w:pgSz w:w="11906" w:h="16838"/>
      <w:pgMar w:top="567" w:right="567" w:bottom="567" w:left="56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D50D54" w14:textId="77777777" w:rsidR="00C75FB7" w:rsidRDefault="00C75FB7" w:rsidP="00F0002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35E6E98" w14:textId="77777777" w:rsidR="00C75FB7" w:rsidRDefault="00C75FB7" w:rsidP="00F0002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5C6449" w14:textId="77777777" w:rsidR="00C75FB7" w:rsidRDefault="00C75FB7" w:rsidP="00F0002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DA65AC2" w14:textId="77777777" w:rsidR="00C75FB7" w:rsidRDefault="00C75FB7" w:rsidP="00F0002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903CB"/>
    <w:multiLevelType w:val="multilevel"/>
    <w:tmpl w:val="508C8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5D5D0F"/>
    <w:multiLevelType w:val="multilevel"/>
    <w:tmpl w:val="C5A27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4964491">
    <w:abstractNumId w:val="0"/>
  </w:num>
  <w:num w:numId="2" w16cid:durableId="116341243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Estella">
    <w15:presenceInfo w15:providerId="None" w15:userId="Estell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A09"/>
    <w:rsid w:val="000204C1"/>
    <w:rsid w:val="000279B0"/>
    <w:rsid w:val="0005183F"/>
    <w:rsid w:val="00054287"/>
    <w:rsid w:val="000924EB"/>
    <w:rsid w:val="000A0074"/>
    <w:rsid w:val="000A2505"/>
    <w:rsid w:val="000A6033"/>
    <w:rsid w:val="000B77ED"/>
    <w:rsid w:val="00132FCE"/>
    <w:rsid w:val="00141B3A"/>
    <w:rsid w:val="0016288A"/>
    <w:rsid w:val="001645FF"/>
    <w:rsid w:val="00174C51"/>
    <w:rsid w:val="00177B87"/>
    <w:rsid w:val="0019391C"/>
    <w:rsid w:val="00197365"/>
    <w:rsid w:val="001C41CB"/>
    <w:rsid w:val="001C59F5"/>
    <w:rsid w:val="001F3F2F"/>
    <w:rsid w:val="00211899"/>
    <w:rsid w:val="0023471B"/>
    <w:rsid w:val="00281755"/>
    <w:rsid w:val="00295C85"/>
    <w:rsid w:val="002C7460"/>
    <w:rsid w:val="00312FF1"/>
    <w:rsid w:val="00343FFB"/>
    <w:rsid w:val="00347274"/>
    <w:rsid w:val="00357B76"/>
    <w:rsid w:val="00362639"/>
    <w:rsid w:val="00363924"/>
    <w:rsid w:val="003A5F5C"/>
    <w:rsid w:val="003D2B5E"/>
    <w:rsid w:val="0040012C"/>
    <w:rsid w:val="004036D2"/>
    <w:rsid w:val="00407ACB"/>
    <w:rsid w:val="00417E85"/>
    <w:rsid w:val="00421E2C"/>
    <w:rsid w:val="004445EE"/>
    <w:rsid w:val="0047019B"/>
    <w:rsid w:val="004752AA"/>
    <w:rsid w:val="004A56C3"/>
    <w:rsid w:val="004C4B56"/>
    <w:rsid w:val="004C6618"/>
    <w:rsid w:val="004D55A4"/>
    <w:rsid w:val="004D6B24"/>
    <w:rsid w:val="00522CCB"/>
    <w:rsid w:val="00542897"/>
    <w:rsid w:val="005829DB"/>
    <w:rsid w:val="00591CEC"/>
    <w:rsid w:val="005A04E7"/>
    <w:rsid w:val="005A1664"/>
    <w:rsid w:val="005B51A7"/>
    <w:rsid w:val="005B7A27"/>
    <w:rsid w:val="00611DF7"/>
    <w:rsid w:val="0063718C"/>
    <w:rsid w:val="00645310"/>
    <w:rsid w:val="00653D4E"/>
    <w:rsid w:val="006B459D"/>
    <w:rsid w:val="006E67F8"/>
    <w:rsid w:val="0070774B"/>
    <w:rsid w:val="0072309B"/>
    <w:rsid w:val="00741082"/>
    <w:rsid w:val="007A1148"/>
    <w:rsid w:val="00803757"/>
    <w:rsid w:val="00806EE0"/>
    <w:rsid w:val="00854760"/>
    <w:rsid w:val="00895843"/>
    <w:rsid w:val="0089639D"/>
    <w:rsid w:val="008D3814"/>
    <w:rsid w:val="008F0A09"/>
    <w:rsid w:val="008F784F"/>
    <w:rsid w:val="0090704B"/>
    <w:rsid w:val="00942944"/>
    <w:rsid w:val="009544AF"/>
    <w:rsid w:val="00990D84"/>
    <w:rsid w:val="009E0F62"/>
    <w:rsid w:val="00A146B5"/>
    <w:rsid w:val="00A36E25"/>
    <w:rsid w:val="00A41337"/>
    <w:rsid w:val="00A53CFA"/>
    <w:rsid w:val="00A61C35"/>
    <w:rsid w:val="00A672D7"/>
    <w:rsid w:val="00A8389A"/>
    <w:rsid w:val="00A9716B"/>
    <w:rsid w:val="00AA47AD"/>
    <w:rsid w:val="00AE32BC"/>
    <w:rsid w:val="00AE6C3D"/>
    <w:rsid w:val="00B17E67"/>
    <w:rsid w:val="00B35D39"/>
    <w:rsid w:val="00B43AD4"/>
    <w:rsid w:val="00B73424"/>
    <w:rsid w:val="00BA6003"/>
    <w:rsid w:val="00BB6EA8"/>
    <w:rsid w:val="00BD0952"/>
    <w:rsid w:val="00C023A4"/>
    <w:rsid w:val="00C1694D"/>
    <w:rsid w:val="00C17F66"/>
    <w:rsid w:val="00C21495"/>
    <w:rsid w:val="00C44529"/>
    <w:rsid w:val="00C75FB7"/>
    <w:rsid w:val="00CA0D30"/>
    <w:rsid w:val="00CA4B5B"/>
    <w:rsid w:val="00CC4F00"/>
    <w:rsid w:val="00D33335"/>
    <w:rsid w:val="00D64007"/>
    <w:rsid w:val="00DC76F9"/>
    <w:rsid w:val="00DF12DB"/>
    <w:rsid w:val="00DF6F20"/>
    <w:rsid w:val="00E75E2F"/>
    <w:rsid w:val="00EC1FAA"/>
    <w:rsid w:val="00ED437A"/>
    <w:rsid w:val="00ED5EC6"/>
    <w:rsid w:val="00EE1DC8"/>
    <w:rsid w:val="00F00020"/>
    <w:rsid w:val="00F00984"/>
    <w:rsid w:val="00F059B9"/>
    <w:rsid w:val="00F339B9"/>
    <w:rsid w:val="00F72D7B"/>
    <w:rsid w:val="00F8782C"/>
    <w:rsid w:val="00FA464D"/>
    <w:rsid w:val="00FB3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1279F09"/>
  <w15:chartTrackingRefBased/>
  <w15:docId w15:val="{AF7B1041-D67D-4CF8-B79C-1AA58F95B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F0A0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8F0A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F0A0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F0A0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F0A0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F0A09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F0A0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F0A0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F0A0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F0A0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8F0A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F0A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F0A0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F0A09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F0A0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F0A0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F0A0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F0A0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F0A0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F0A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F0A0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F0A0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F0A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F0A0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F0A0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F0A0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F0A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F0A0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F0A09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0002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0002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0002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00020"/>
    <w:rPr>
      <w:sz w:val="18"/>
      <w:szCs w:val="18"/>
    </w:rPr>
  </w:style>
  <w:style w:type="paragraph" w:styleId="af2">
    <w:name w:val="Revision"/>
    <w:hidden/>
    <w:uiPriority w:val="99"/>
    <w:semiHidden/>
    <w:rsid w:val="00BA6003"/>
    <w:pPr>
      <w:spacing w:after="0" w:line="240" w:lineRule="auto"/>
    </w:pPr>
  </w:style>
  <w:style w:type="character" w:styleId="af3">
    <w:name w:val="Hyperlink"/>
    <w:basedOn w:val="a0"/>
    <w:uiPriority w:val="99"/>
    <w:unhideWhenUsed/>
    <w:rsid w:val="005B51A7"/>
    <w:rPr>
      <w:color w:val="0563C1" w:themeColor="hyperlink"/>
      <w:u w:val="single"/>
    </w:rPr>
  </w:style>
  <w:style w:type="character" w:styleId="af4">
    <w:name w:val="Unresolved Mention"/>
    <w:basedOn w:val="a0"/>
    <w:uiPriority w:val="99"/>
    <w:semiHidden/>
    <w:unhideWhenUsed/>
    <w:rsid w:val="005B51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yperlink" Target="https://ac.nowcoder.com/acm/contest/120562/F" TargetMode="Externa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microsoft.com/office/2011/relationships/people" Target="peop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2907</TotalTime>
  <Pages>11</Pages>
  <Words>1300</Words>
  <Characters>1315</Characters>
  <Application>Microsoft Office Word</Application>
  <DocSecurity>0</DocSecurity>
  <Lines>43</Lines>
  <Paragraphs>37</Paragraphs>
  <ScaleCrop>false</ScaleCrop>
  <Company/>
  <LinksUpToDate>false</LinksUpToDate>
  <CharactersWithSpaces>2578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Estella</dc:creator>
  <cp:keywords/>
  <dc:description/>
  <cp:lastModifiedBy>Estella</cp:lastModifiedBy>
  <cp:revision>1</cp:revision>
  <dcterms:created xsi:type="dcterms:W3CDTF">2025-09-21T13:37:00Z</dcterms:created>
  <dcterms:modified xsi:type="dcterms:W3CDTF">2026-03-31T07:47:00Z</dcterms:modified>
</cp:coreProperties>
</file>